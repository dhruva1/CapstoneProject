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FBDAA" w14:textId="77777777" w:rsidR="00B42F65" w:rsidRDefault="00B42F65" w:rsidP="0038224B"/>
    <w:p w14:paraId="794BEF8F" w14:textId="77777777" w:rsidR="00B42F65" w:rsidRDefault="00B42F65" w:rsidP="008233E7">
      <w:pPr>
        <w:rPr>
          <w:lang w:eastAsia="ko-KR"/>
        </w:rPr>
      </w:pPr>
    </w:p>
    <w:p w14:paraId="71322D41" w14:textId="77777777" w:rsidR="00B42F65" w:rsidRDefault="00B42F65" w:rsidP="008233E7">
      <w:pPr>
        <w:rPr>
          <w:lang w:eastAsia="ko-KR"/>
        </w:rPr>
      </w:pPr>
    </w:p>
    <w:p w14:paraId="2CFF1937" w14:textId="77777777" w:rsidR="00B42F65" w:rsidRDefault="00B42F65" w:rsidP="008233E7">
      <w:pPr>
        <w:rPr>
          <w:lang w:eastAsia="ko-KR"/>
        </w:rPr>
      </w:pPr>
    </w:p>
    <w:p w14:paraId="61B4E057" w14:textId="77777777" w:rsidR="00305D04" w:rsidRPr="00484039" w:rsidRDefault="00B4685B" w:rsidP="00E205D4">
      <w:pPr>
        <w:jc w:val="center"/>
        <w:rPr>
          <w:b/>
          <w:sz w:val="36"/>
          <w:szCs w:val="36"/>
        </w:rPr>
      </w:pPr>
      <w:r w:rsidRPr="00484039">
        <w:rPr>
          <w:b/>
          <w:sz w:val="36"/>
          <w:szCs w:val="36"/>
        </w:rPr>
        <w:t>Short-term Trading strategy on G10 Currencies</w:t>
      </w:r>
    </w:p>
    <w:p w14:paraId="730F660F" w14:textId="77777777" w:rsidR="00305D04" w:rsidRDefault="00305D04" w:rsidP="008233E7"/>
    <w:p w14:paraId="30CB4257" w14:textId="77777777" w:rsidR="00305D04" w:rsidRDefault="00305D04" w:rsidP="008233E7"/>
    <w:p w14:paraId="00BCC4DF" w14:textId="77777777" w:rsidR="00B4685B" w:rsidRDefault="00B4685B" w:rsidP="00E205D4">
      <w:pPr>
        <w:jc w:val="center"/>
      </w:pPr>
      <w:r w:rsidRPr="00B4685B">
        <w:t>Dhruv Agrawal</w:t>
      </w:r>
      <w:r w:rsidR="00D2229F">
        <w:t>*</w:t>
      </w:r>
      <w:r>
        <w:t xml:space="preserve">, </w:t>
      </w:r>
      <w:r w:rsidRPr="00B4685B">
        <w:t>Man Sing Ho</w:t>
      </w:r>
      <w:r w:rsidR="00D2229F">
        <w:t>**</w:t>
      </w:r>
      <w:r>
        <w:t xml:space="preserve">, </w:t>
      </w:r>
      <w:r w:rsidRPr="00B4685B">
        <w:t>Sergey Chigrinov</w:t>
      </w:r>
      <w:r w:rsidR="00D2229F">
        <w:t>***</w:t>
      </w:r>
    </w:p>
    <w:p w14:paraId="64D95A81" w14:textId="77777777" w:rsidR="00D2229F" w:rsidRDefault="00D2229F" w:rsidP="00E205D4">
      <w:pPr>
        <w:jc w:val="center"/>
      </w:pPr>
      <w:r>
        <w:t xml:space="preserve">* </w:t>
      </w:r>
      <w:proofErr w:type="spellStart"/>
      <w:r w:rsidRPr="00B4685B">
        <w:t>WorldQuant</w:t>
      </w:r>
      <w:proofErr w:type="spellEnd"/>
      <w:r w:rsidRPr="00B4685B">
        <w:t xml:space="preserve"> University</w:t>
      </w:r>
      <w:r>
        <w:t xml:space="preserve">, </w:t>
      </w:r>
      <w:hyperlink r:id="rId8" w:history="1">
        <w:r w:rsidRPr="006423F8">
          <w:rPr>
            <w:rStyle w:val="Hyperlink"/>
            <w:i/>
            <w:sz w:val="24"/>
          </w:rPr>
          <w:t>dhruva1@stanfordalumni.org</w:t>
        </w:r>
      </w:hyperlink>
      <w:r w:rsidR="00B4685B" w:rsidRPr="00B4685B">
        <w:t xml:space="preserve"> (D. Agrawal)</w:t>
      </w:r>
    </w:p>
    <w:p w14:paraId="0171E940" w14:textId="77777777" w:rsidR="00D2229F" w:rsidRPr="00F0601E" w:rsidRDefault="00D2229F" w:rsidP="00E205D4">
      <w:pPr>
        <w:jc w:val="center"/>
        <w:rPr>
          <w:rFonts w:eastAsia="PMingLiU"/>
          <w:lang w:eastAsia="zh-TW"/>
        </w:rPr>
      </w:pPr>
      <w:r>
        <w:t xml:space="preserve">** </w:t>
      </w:r>
      <w:proofErr w:type="spellStart"/>
      <w:r w:rsidRPr="00B4685B">
        <w:t>WorldQuant</w:t>
      </w:r>
      <w:proofErr w:type="spellEnd"/>
      <w:r w:rsidRPr="00B4685B">
        <w:t xml:space="preserve"> University</w:t>
      </w:r>
      <w:r>
        <w:t xml:space="preserve">, </w:t>
      </w:r>
      <w:hyperlink r:id="rId9" w:history="1">
        <w:r w:rsidRPr="006423F8">
          <w:rPr>
            <w:rStyle w:val="Hyperlink"/>
            <w:i/>
            <w:sz w:val="24"/>
          </w:rPr>
          <w:t>mshoalbert@gmail.com</w:t>
        </w:r>
      </w:hyperlink>
      <w:r w:rsidR="00B4685B" w:rsidRPr="00B4685B">
        <w:t xml:space="preserve"> (M</w:t>
      </w:r>
      <w:r w:rsidR="00B4685B" w:rsidRPr="00F0601E">
        <w:rPr>
          <w:rFonts w:eastAsia="PMingLiU"/>
          <w:lang w:eastAsia="zh-TW"/>
        </w:rPr>
        <w:t>.S. Ho),</w:t>
      </w:r>
    </w:p>
    <w:p w14:paraId="0A0DE7C9" w14:textId="77777777" w:rsidR="00305D04" w:rsidRPr="00B4685B" w:rsidRDefault="00D2229F" w:rsidP="00E205D4">
      <w:pPr>
        <w:jc w:val="center"/>
      </w:pPr>
      <w:r>
        <w:t xml:space="preserve">*** </w:t>
      </w:r>
      <w:proofErr w:type="spellStart"/>
      <w:r w:rsidRPr="00B4685B">
        <w:t>WorldQuant</w:t>
      </w:r>
      <w:proofErr w:type="spellEnd"/>
      <w:r w:rsidRPr="00B4685B">
        <w:t xml:space="preserve"> University</w:t>
      </w:r>
      <w:r>
        <w:t xml:space="preserve">, </w:t>
      </w:r>
      <w:r w:rsidR="00B4685B" w:rsidRPr="00F0601E">
        <w:rPr>
          <w:rFonts w:eastAsia="PMingLiU"/>
          <w:lang w:eastAsia="zh-TW"/>
        </w:rPr>
        <w:t xml:space="preserve"> </w:t>
      </w:r>
      <w:hyperlink r:id="rId10" w:history="1">
        <w:r w:rsidR="00B4685B" w:rsidRPr="00F0601E">
          <w:rPr>
            <w:rStyle w:val="Hyperlink"/>
            <w:rFonts w:eastAsia="PMingLiU"/>
            <w:i/>
            <w:sz w:val="24"/>
            <w:lang w:eastAsia="zh-TW"/>
          </w:rPr>
          <w:t>chigrinov.s.88@gmail.com</w:t>
        </w:r>
      </w:hyperlink>
      <w:r w:rsidR="00B4685B" w:rsidRPr="00F0601E">
        <w:rPr>
          <w:rFonts w:eastAsia="PMingLiU"/>
          <w:lang w:eastAsia="zh-TW"/>
        </w:rPr>
        <w:t xml:space="preserve"> (S. Chigrinov)</w:t>
      </w:r>
    </w:p>
    <w:p w14:paraId="5281D1F3" w14:textId="77777777" w:rsidR="002430F6" w:rsidRDefault="002430F6" w:rsidP="008233E7"/>
    <w:p w14:paraId="5E2A40ED" w14:textId="77777777" w:rsidR="00305D04" w:rsidRPr="005C03F8" w:rsidRDefault="00305D04" w:rsidP="00E205D4">
      <w:pPr>
        <w:jc w:val="center"/>
        <w:rPr>
          <w:b/>
          <w:bCs/>
          <w:sz w:val="28"/>
          <w:szCs w:val="28"/>
          <w:lang w:eastAsia="ko-KR"/>
        </w:rPr>
      </w:pPr>
      <w:r w:rsidRPr="005C03F8">
        <w:rPr>
          <w:b/>
          <w:bCs/>
          <w:sz w:val="28"/>
          <w:szCs w:val="28"/>
          <w:lang w:eastAsia="ko-KR"/>
        </w:rPr>
        <w:t>Abstract</w:t>
      </w:r>
    </w:p>
    <w:p w14:paraId="16099C97" w14:textId="77777777" w:rsidR="0085762C" w:rsidRPr="0085762C" w:rsidRDefault="0085762C" w:rsidP="008233E7"/>
    <w:p w14:paraId="09C91431" w14:textId="77777777" w:rsidR="00B4685B" w:rsidRPr="003164A9" w:rsidRDefault="00D2229F" w:rsidP="008233E7">
      <w:pPr>
        <w:pStyle w:val="BodyText"/>
      </w:pPr>
      <w:r w:rsidRPr="003164A9">
        <w:rPr>
          <w:rFonts w:hint="eastAsia"/>
        </w:rPr>
        <w:t>Th</w:t>
      </w:r>
      <w:r w:rsidRPr="003164A9">
        <w:t xml:space="preserve">is paper presents </w:t>
      </w:r>
      <w:r w:rsidR="00B4685B" w:rsidRPr="003164A9">
        <w:t>a research on a profitable trading strategy for G10 currencies.</w:t>
      </w:r>
    </w:p>
    <w:p w14:paraId="02184C49" w14:textId="67D2B54B" w:rsidR="00B4685B" w:rsidRPr="003164A9" w:rsidRDefault="00B4685B" w:rsidP="008233E7">
      <w:pPr>
        <w:pStyle w:val="BodyText"/>
      </w:pPr>
      <w:r w:rsidRPr="003164A9">
        <w:t>We will devise trading strategies by considering realistic trading scenarios analyze the performance of such strategies on out of sample data, identify the risks of these trading strategies, explain why the trading strategy works, and summarize and draw conclusions.</w:t>
      </w:r>
    </w:p>
    <w:p w14:paraId="22A91092" w14:textId="77777777" w:rsidR="003164A9" w:rsidRPr="003164A9" w:rsidRDefault="00B4685B" w:rsidP="008233E7">
      <w:pPr>
        <w:pStyle w:val="BodyText"/>
      </w:pPr>
      <w:r w:rsidRPr="003164A9">
        <w:t xml:space="preserve">We will use technical indicators like Moving average (MA), </w:t>
      </w:r>
      <w:proofErr w:type="gramStart"/>
      <w:r w:rsidRPr="003164A9">
        <w:t>Exponentially-weighted</w:t>
      </w:r>
      <w:proofErr w:type="gramEnd"/>
      <w:r w:rsidRPr="003164A9">
        <w:t xml:space="preserve"> moving average, </w:t>
      </w:r>
      <w:proofErr w:type="spellStart"/>
      <w:r w:rsidRPr="003164A9">
        <w:t>Ichimoku</w:t>
      </w:r>
      <w:proofErr w:type="spellEnd"/>
      <w:r w:rsidRPr="003164A9">
        <w:t xml:space="preserve">, Relative strength index, stochastic oscillators, Williams %R, </w:t>
      </w:r>
      <w:r w:rsidR="004A0D0D" w:rsidRPr="003164A9">
        <w:t xml:space="preserve">Commodity Channel Index </w:t>
      </w:r>
      <w:r w:rsidRPr="003164A9">
        <w:t xml:space="preserve">and Bollinger bands. We will also use fundamental indicators like </w:t>
      </w:r>
      <w:r w:rsidR="003164A9" w:rsidRPr="003164A9">
        <w:t>interest rate differentials from one currency to another.</w:t>
      </w:r>
    </w:p>
    <w:p w14:paraId="062ECEE2" w14:textId="706D6BE8" w:rsidR="00B4685B" w:rsidRDefault="00B4685B" w:rsidP="003773C8">
      <w:pPr>
        <w:pStyle w:val="BodyText"/>
        <w:rPr>
          <w:rFonts w:eastAsiaTheme="minorEastAsia"/>
          <w:lang w:eastAsia="zh-TW"/>
        </w:rPr>
      </w:pPr>
      <w:r w:rsidRPr="003164A9">
        <w:t>We will build a machine learning based model as it would be better equipped to build dynamic trading rules to capture profitable trading opportunities.</w:t>
      </w:r>
      <w:r w:rsidR="003164A9">
        <w:t xml:space="preserve"> We identified two models, logistic regression with four principal components, and </w:t>
      </w:r>
      <w:r w:rsidR="003773C8">
        <w:t>a voter classifier with r</w:t>
      </w:r>
      <w:r w:rsidR="003773C8">
        <w:rPr>
          <w:lang w:eastAsia="ko-KR"/>
        </w:rPr>
        <w:t xml:space="preserve">andom forest, extremely randomized trees, logistic regression with 4 principal components from the features and support vector machine with 4 principal components from the features, giving 27% and 27% annualized returns, and 1.47 and 1.60 Sharpe </w:t>
      </w:r>
      <w:r w:rsidR="003773C8">
        <w:rPr>
          <w:rFonts w:eastAsiaTheme="minorEastAsia" w:hint="eastAsia"/>
          <w:lang w:eastAsia="zh-TW"/>
        </w:rPr>
        <w:t>r</w:t>
      </w:r>
      <w:r w:rsidR="003773C8">
        <w:rPr>
          <w:rFonts w:eastAsiaTheme="minorEastAsia"/>
          <w:lang w:eastAsia="zh-TW"/>
        </w:rPr>
        <w:t>atio respective.</w:t>
      </w:r>
    </w:p>
    <w:p w14:paraId="30D19134" w14:textId="77777777" w:rsidR="002B4038" w:rsidRPr="003773C8" w:rsidRDefault="002B4038" w:rsidP="003773C8">
      <w:pPr>
        <w:pStyle w:val="BodyText"/>
        <w:rPr>
          <w:rFonts w:eastAsiaTheme="minorEastAsia"/>
          <w:lang w:eastAsia="zh-TW"/>
        </w:rPr>
      </w:pPr>
    </w:p>
    <w:p w14:paraId="7FCE05E8" w14:textId="1AD5E29A" w:rsidR="002430F6" w:rsidRPr="00C5549F" w:rsidRDefault="00BC6BC4" w:rsidP="008233E7">
      <w:pPr>
        <w:pStyle w:val="BodyText"/>
        <w:rPr>
          <w:rFonts w:eastAsiaTheme="minorEastAsia"/>
          <w:lang w:eastAsia="zh-TW"/>
        </w:rPr>
      </w:pPr>
      <w:r w:rsidRPr="002B4038">
        <w:rPr>
          <w:rFonts w:hint="eastAsia"/>
          <w:b/>
          <w:lang w:eastAsia="ko-KR"/>
        </w:rPr>
        <w:t xml:space="preserve">Keywords: </w:t>
      </w:r>
      <w:r w:rsidR="00D2229F" w:rsidRPr="002B4038">
        <w:t xml:space="preserve">Moving average (MA), </w:t>
      </w:r>
      <w:r w:rsidR="00FB2D94">
        <w:t>e</w:t>
      </w:r>
      <w:r w:rsidR="00D2229F" w:rsidRPr="002B4038">
        <w:t xml:space="preserve">xponentially-weighted moving average, </w:t>
      </w:r>
      <w:proofErr w:type="spellStart"/>
      <w:r w:rsidR="00D2229F" w:rsidRPr="002B4038">
        <w:t>Ichimoku</w:t>
      </w:r>
      <w:proofErr w:type="spellEnd"/>
      <w:r w:rsidR="00D2229F" w:rsidRPr="002B4038">
        <w:t xml:space="preserve">, </w:t>
      </w:r>
      <w:r w:rsidR="00FB2D94">
        <w:t>r</w:t>
      </w:r>
      <w:r w:rsidR="00D2229F" w:rsidRPr="002B4038">
        <w:t xml:space="preserve">elative strength index, stochastic oscillators, Williams %R, Money Flow Index, Bollinger bands, </w:t>
      </w:r>
      <w:r w:rsidR="00FB2D94">
        <w:t>s</w:t>
      </w:r>
      <w:r w:rsidR="00D2229F" w:rsidRPr="002B4038">
        <w:t xml:space="preserve">upport </w:t>
      </w:r>
      <w:r w:rsidR="00FB2D94">
        <w:t>v</w:t>
      </w:r>
      <w:r w:rsidR="00D2229F" w:rsidRPr="002B4038">
        <w:t xml:space="preserve">ector </w:t>
      </w:r>
      <w:r w:rsidR="00FB2D94">
        <w:t>m</w:t>
      </w:r>
      <w:r w:rsidR="00D2229F" w:rsidRPr="002B4038">
        <w:t xml:space="preserve">achine, </w:t>
      </w:r>
      <w:r w:rsidR="00613751">
        <w:t xml:space="preserve">Naïve Bayes, </w:t>
      </w:r>
      <w:r w:rsidR="00FB2D94">
        <w:t>e</w:t>
      </w:r>
      <w:r w:rsidR="00613751">
        <w:t xml:space="preserve">xtreme Gradient Boosting, Light Gradient Boosted Machine, Adaptive Boosting, </w:t>
      </w:r>
      <w:r w:rsidR="00FB2D94">
        <w:t>r</w:t>
      </w:r>
      <w:r w:rsidR="00D2229F" w:rsidRPr="002B4038">
        <w:t xml:space="preserve">andom </w:t>
      </w:r>
      <w:r w:rsidR="00FB2D94">
        <w:t>f</w:t>
      </w:r>
      <w:r w:rsidR="00D2229F" w:rsidRPr="002B4038">
        <w:t xml:space="preserve">orest, </w:t>
      </w:r>
      <w:r w:rsidR="00FB2D94">
        <w:t>e</w:t>
      </w:r>
      <w:r w:rsidR="00613751">
        <w:t xml:space="preserve">xtremely </w:t>
      </w:r>
      <w:r w:rsidR="00FB2D94">
        <w:t>r</w:t>
      </w:r>
      <w:r w:rsidR="00613751">
        <w:t xml:space="preserve">andomized </w:t>
      </w:r>
      <w:r w:rsidR="00FB2D94">
        <w:t>t</w:t>
      </w:r>
      <w:r w:rsidR="00613751">
        <w:t xml:space="preserve">rees, </w:t>
      </w:r>
      <w:r w:rsidR="00FB2D94">
        <w:t>l</w:t>
      </w:r>
      <w:r w:rsidR="00C5549F" w:rsidRPr="002B4038">
        <w:t xml:space="preserve">ogistic </w:t>
      </w:r>
      <w:r w:rsidR="00FB2D94">
        <w:rPr>
          <w:rFonts w:eastAsiaTheme="minorEastAsia"/>
          <w:lang w:eastAsia="zh-TW"/>
        </w:rPr>
        <w:t>r</w:t>
      </w:r>
      <w:r w:rsidR="00C5549F" w:rsidRPr="002B4038">
        <w:rPr>
          <w:rFonts w:eastAsiaTheme="minorEastAsia"/>
          <w:lang w:eastAsia="zh-TW"/>
        </w:rPr>
        <w:t xml:space="preserve">egression, </w:t>
      </w:r>
      <w:r w:rsidR="00FB2D94">
        <w:rPr>
          <w:rFonts w:eastAsiaTheme="minorEastAsia"/>
          <w:lang w:eastAsia="zh-TW"/>
        </w:rPr>
        <w:t>p</w:t>
      </w:r>
      <w:r w:rsidR="00C5549F" w:rsidRPr="002B4038">
        <w:rPr>
          <w:rFonts w:eastAsiaTheme="minorEastAsia"/>
          <w:lang w:eastAsia="zh-TW"/>
        </w:rPr>
        <w:t xml:space="preserve">rincipal </w:t>
      </w:r>
      <w:r w:rsidR="00FB2D94">
        <w:rPr>
          <w:rFonts w:eastAsiaTheme="minorEastAsia"/>
          <w:lang w:eastAsia="zh-TW"/>
        </w:rPr>
        <w:t>c</w:t>
      </w:r>
      <w:r w:rsidR="00C5549F" w:rsidRPr="002B4038">
        <w:rPr>
          <w:rFonts w:eastAsiaTheme="minorEastAsia"/>
          <w:lang w:eastAsia="zh-TW"/>
        </w:rPr>
        <w:t xml:space="preserve">omponent </w:t>
      </w:r>
      <w:r w:rsidR="00FB2D94">
        <w:rPr>
          <w:rFonts w:eastAsiaTheme="minorEastAsia"/>
          <w:lang w:eastAsia="zh-TW"/>
        </w:rPr>
        <w:t>a</w:t>
      </w:r>
      <w:r w:rsidR="00C5549F" w:rsidRPr="002B4038">
        <w:rPr>
          <w:rFonts w:eastAsiaTheme="minorEastAsia"/>
          <w:lang w:eastAsia="zh-TW"/>
        </w:rPr>
        <w:t>nalysis</w:t>
      </w:r>
      <w:r w:rsidR="00613751">
        <w:rPr>
          <w:rFonts w:eastAsiaTheme="minorEastAsia"/>
          <w:lang w:eastAsia="zh-TW"/>
        </w:rPr>
        <w:t xml:space="preserve">, </w:t>
      </w:r>
      <w:r w:rsidR="00FB2D94">
        <w:rPr>
          <w:rFonts w:eastAsiaTheme="minorEastAsia"/>
          <w:lang w:eastAsia="zh-TW"/>
        </w:rPr>
        <w:t>v</w:t>
      </w:r>
      <w:r w:rsidR="00613751">
        <w:rPr>
          <w:rFonts w:eastAsiaTheme="minorEastAsia"/>
          <w:lang w:eastAsia="zh-TW"/>
        </w:rPr>
        <w:t xml:space="preserve">oting </w:t>
      </w:r>
      <w:r w:rsidR="00FB2D94">
        <w:rPr>
          <w:rFonts w:eastAsiaTheme="minorEastAsia"/>
          <w:lang w:eastAsia="zh-TW"/>
        </w:rPr>
        <w:t>c</w:t>
      </w:r>
      <w:r w:rsidR="00613751">
        <w:rPr>
          <w:rFonts w:eastAsiaTheme="minorEastAsia"/>
          <w:lang w:eastAsia="zh-TW"/>
        </w:rPr>
        <w:t>lassifier.</w:t>
      </w:r>
    </w:p>
    <w:p w14:paraId="1DC59E41" w14:textId="77777777" w:rsidR="002430F6" w:rsidRDefault="002430F6" w:rsidP="008233E7"/>
    <w:p w14:paraId="4154D896" w14:textId="77777777" w:rsidR="002430F6" w:rsidRPr="00F86B59" w:rsidRDefault="002430F6" w:rsidP="008233E7">
      <w:r>
        <w:br w:type="page"/>
      </w:r>
    </w:p>
    <w:p w14:paraId="6F05DC70" w14:textId="77777777" w:rsidR="00305D04" w:rsidRPr="002430F6" w:rsidRDefault="00305D04" w:rsidP="0043607A">
      <w:pPr>
        <w:pStyle w:val="Heading1"/>
        <w:numPr>
          <w:ilvl w:val="0"/>
          <w:numId w:val="12"/>
        </w:numPr>
      </w:pPr>
      <w:r w:rsidRPr="002430F6">
        <w:lastRenderedPageBreak/>
        <w:t>Introduction</w:t>
      </w:r>
    </w:p>
    <w:p w14:paraId="4EE6AEBF" w14:textId="77777777" w:rsidR="00763DFC" w:rsidRPr="002430F6" w:rsidRDefault="002430F6" w:rsidP="008233E7">
      <w:r w:rsidRPr="002430F6">
        <w:t>The G10 currencies is a group of currencies that are among the most used and traded currencies in the world. The G10 currencies list is as follows:</w:t>
      </w:r>
    </w:p>
    <w:p w14:paraId="02CAAB2F" w14:textId="77777777" w:rsidR="002430F6" w:rsidRDefault="002430F6" w:rsidP="002D4C26">
      <w:pPr>
        <w:pStyle w:val="ColorfulList-Accent11"/>
        <w:numPr>
          <w:ilvl w:val="0"/>
          <w:numId w:val="3"/>
        </w:numPr>
        <w:spacing w:after="0" w:line="257" w:lineRule="auto"/>
        <w:ind w:leftChars="0" w:left="482" w:hanging="482"/>
      </w:pPr>
      <w:r w:rsidRPr="002430F6">
        <w:t>United States dollar (USD)</w:t>
      </w:r>
    </w:p>
    <w:p w14:paraId="3415DCBA" w14:textId="77777777" w:rsidR="00763DFC" w:rsidRPr="002430F6" w:rsidRDefault="00763DFC" w:rsidP="002D4C26">
      <w:pPr>
        <w:pStyle w:val="ColorfulList-Accent11"/>
        <w:numPr>
          <w:ilvl w:val="0"/>
          <w:numId w:val="3"/>
        </w:numPr>
        <w:spacing w:after="0" w:line="257" w:lineRule="auto"/>
        <w:ind w:leftChars="0" w:left="482" w:hanging="482"/>
      </w:pPr>
      <w:r w:rsidRPr="002430F6">
        <w:t>Canadian dollar (CAD)</w:t>
      </w:r>
    </w:p>
    <w:p w14:paraId="45C19D52" w14:textId="77777777" w:rsidR="00763DFC" w:rsidRPr="002430F6" w:rsidRDefault="00763DFC" w:rsidP="002D4C26">
      <w:pPr>
        <w:pStyle w:val="ColorfulList-Accent11"/>
        <w:numPr>
          <w:ilvl w:val="0"/>
          <w:numId w:val="3"/>
        </w:numPr>
        <w:spacing w:after="0" w:line="257" w:lineRule="auto"/>
        <w:ind w:leftChars="0" w:left="482" w:hanging="482"/>
      </w:pPr>
      <w:r w:rsidRPr="002430F6">
        <w:t>Japanese yen (JPY)</w:t>
      </w:r>
    </w:p>
    <w:p w14:paraId="2FBD23CA" w14:textId="77777777" w:rsidR="00763DFC" w:rsidRPr="002430F6" w:rsidRDefault="00763DFC" w:rsidP="002D4C26">
      <w:pPr>
        <w:pStyle w:val="ColorfulList-Accent11"/>
        <w:numPr>
          <w:ilvl w:val="0"/>
          <w:numId w:val="3"/>
        </w:numPr>
        <w:spacing w:after="0" w:line="257" w:lineRule="auto"/>
        <w:ind w:leftChars="0" w:left="482" w:hanging="482"/>
      </w:pPr>
      <w:r w:rsidRPr="002430F6">
        <w:t>Australian dollar (AUD)</w:t>
      </w:r>
    </w:p>
    <w:p w14:paraId="0612BD6D" w14:textId="77777777" w:rsidR="00763DFC" w:rsidRPr="002430F6" w:rsidRDefault="00763DFC" w:rsidP="002D4C26">
      <w:pPr>
        <w:pStyle w:val="ColorfulList-Accent11"/>
        <w:numPr>
          <w:ilvl w:val="0"/>
          <w:numId w:val="3"/>
        </w:numPr>
        <w:spacing w:after="0" w:line="257" w:lineRule="auto"/>
        <w:ind w:leftChars="0" w:left="482" w:hanging="482"/>
      </w:pPr>
      <w:r w:rsidRPr="002430F6">
        <w:t>New Zealand dollar (NZD)</w:t>
      </w:r>
    </w:p>
    <w:p w14:paraId="17F9A530" w14:textId="77777777" w:rsidR="002430F6" w:rsidRPr="002430F6" w:rsidRDefault="002430F6" w:rsidP="002D4C26">
      <w:pPr>
        <w:pStyle w:val="ColorfulList-Accent11"/>
        <w:numPr>
          <w:ilvl w:val="0"/>
          <w:numId w:val="3"/>
        </w:numPr>
        <w:spacing w:after="0" w:line="257" w:lineRule="auto"/>
        <w:ind w:leftChars="0" w:left="482" w:hanging="482"/>
      </w:pPr>
      <w:r w:rsidRPr="002430F6">
        <w:t>Euro (EUR)</w:t>
      </w:r>
    </w:p>
    <w:p w14:paraId="5F42EAD1" w14:textId="77777777" w:rsidR="002430F6" w:rsidRPr="002430F6" w:rsidRDefault="002430F6" w:rsidP="002D4C26">
      <w:pPr>
        <w:pStyle w:val="ColorfulList-Accent11"/>
        <w:numPr>
          <w:ilvl w:val="0"/>
          <w:numId w:val="3"/>
        </w:numPr>
        <w:spacing w:after="0" w:line="257" w:lineRule="auto"/>
        <w:ind w:leftChars="0" w:left="482" w:hanging="482"/>
      </w:pPr>
      <w:r w:rsidRPr="002430F6">
        <w:t>Pound sterling (GBP)</w:t>
      </w:r>
    </w:p>
    <w:p w14:paraId="25373F9A" w14:textId="77777777" w:rsidR="002430F6" w:rsidRPr="002430F6" w:rsidRDefault="002430F6" w:rsidP="002D4C26">
      <w:pPr>
        <w:pStyle w:val="ColorfulList-Accent11"/>
        <w:numPr>
          <w:ilvl w:val="0"/>
          <w:numId w:val="3"/>
        </w:numPr>
        <w:spacing w:after="0" w:line="257" w:lineRule="auto"/>
        <w:ind w:leftChars="0" w:left="482" w:hanging="482"/>
      </w:pPr>
      <w:r w:rsidRPr="002430F6">
        <w:t>Swiss franc (CHF)</w:t>
      </w:r>
    </w:p>
    <w:p w14:paraId="538FAB18" w14:textId="77777777" w:rsidR="002430F6" w:rsidRPr="002430F6" w:rsidRDefault="002430F6" w:rsidP="002D4C26">
      <w:pPr>
        <w:pStyle w:val="ColorfulList-Accent11"/>
        <w:numPr>
          <w:ilvl w:val="0"/>
          <w:numId w:val="3"/>
        </w:numPr>
        <w:spacing w:after="0" w:line="257" w:lineRule="auto"/>
        <w:ind w:leftChars="0" w:left="482" w:hanging="482"/>
      </w:pPr>
      <w:r w:rsidRPr="002430F6">
        <w:t>Norwegian krone (NOK)</w:t>
      </w:r>
    </w:p>
    <w:p w14:paraId="49A3A1BE" w14:textId="77777777" w:rsidR="002430F6" w:rsidRPr="002430F6" w:rsidRDefault="002430F6" w:rsidP="002D4C26">
      <w:pPr>
        <w:pStyle w:val="ColorfulList-Accent11"/>
        <w:numPr>
          <w:ilvl w:val="0"/>
          <w:numId w:val="3"/>
        </w:numPr>
        <w:spacing w:line="257" w:lineRule="auto"/>
        <w:ind w:leftChars="0" w:left="482" w:hanging="482"/>
      </w:pPr>
      <w:r w:rsidRPr="002430F6">
        <w:t>Swedish krona (SEK)</w:t>
      </w:r>
    </w:p>
    <w:p w14:paraId="2580D0B0" w14:textId="4CD37CEA" w:rsidR="006D099A" w:rsidRPr="006D099A" w:rsidRDefault="006D099A" w:rsidP="00484039">
      <w:pPr>
        <w:spacing w:line="257" w:lineRule="auto"/>
      </w:pPr>
      <w:r w:rsidRPr="006D099A">
        <w:t xml:space="preserve">The benefits of trading G10 currencies </w:t>
      </w:r>
      <w:r w:rsidRPr="006D099A">
        <w:rPr>
          <w:rFonts w:hint="eastAsia"/>
        </w:rPr>
        <w:t>c</w:t>
      </w:r>
      <w:r w:rsidRPr="006D099A">
        <w:t>ompar</w:t>
      </w:r>
      <w:r w:rsidR="00AA57A9">
        <w:t>ed</w:t>
      </w:r>
      <w:r w:rsidRPr="006D099A">
        <w:t xml:space="preserve"> with counterpart</w:t>
      </w:r>
      <w:r w:rsidR="00AA57A9">
        <w:t>s in</w:t>
      </w:r>
      <w:r w:rsidRPr="006D099A">
        <w:t xml:space="preserve"> emerging market</w:t>
      </w:r>
      <w:r w:rsidR="00AA57A9">
        <w:t>s</w:t>
      </w:r>
      <w:r w:rsidRPr="006D099A">
        <w:t xml:space="preserve"> (EM currencies</w:t>
      </w:r>
      <w:r w:rsidR="00AA57A9">
        <w:t>)</w:t>
      </w:r>
      <w:r w:rsidRPr="006D099A">
        <w:t xml:space="preserve"> is that:</w:t>
      </w:r>
    </w:p>
    <w:p w14:paraId="59D2C188" w14:textId="77777777" w:rsidR="006D099A" w:rsidRPr="006D099A" w:rsidRDefault="006D099A" w:rsidP="002D4C26">
      <w:pPr>
        <w:pStyle w:val="ColorfulList-Accent11"/>
        <w:numPr>
          <w:ilvl w:val="0"/>
          <w:numId w:val="4"/>
        </w:numPr>
        <w:ind w:leftChars="0"/>
      </w:pPr>
      <w:r w:rsidRPr="006D099A">
        <w:t>G10 currencies are with free-floating exchange rate and the prices are determined by market forces of demand and supply.</w:t>
      </w:r>
    </w:p>
    <w:p w14:paraId="05577732" w14:textId="77777777" w:rsidR="006D099A" w:rsidRPr="006D099A" w:rsidRDefault="006D099A" w:rsidP="002D4C26">
      <w:pPr>
        <w:pStyle w:val="ColorfulList-Accent11"/>
        <w:numPr>
          <w:ilvl w:val="0"/>
          <w:numId w:val="4"/>
        </w:numPr>
        <w:ind w:leftChars="0"/>
      </w:pPr>
      <w:r w:rsidRPr="006D099A">
        <w:t xml:space="preserve">G10 currencies account for the majority of daily turnover in the foreign exchange (FX) market, which suggests trading liquidity. </w:t>
      </w:r>
    </w:p>
    <w:p w14:paraId="07846527" w14:textId="77777777" w:rsidR="006D099A" w:rsidRPr="006D099A" w:rsidRDefault="006D099A" w:rsidP="002D4C26">
      <w:pPr>
        <w:pStyle w:val="ColorfulList-Accent11"/>
        <w:numPr>
          <w:ilvl w:val="0"/>
          <w:numId w:val="4"/>
        </w:numPr>
        <w:ind w:leftChars="0"/>
      </w:pPr>
      <w:r w:rsidRPr="006D099A">
        <w:t>G10 currencies are the currencies used by the largest industrialized countries. These currencies’ volatility should be relatively lower than most currency pairs outside of G10 which could be subject to larger political and policy risk.</w:t>
      </w:r>
    </w:p>
    <w:p w14:paraId="7D292E2E" w14:textId="77777777" w:rsidR="006D099A" w:rsidRDefault="006D099A" w:rsidP="008233E7">
      <w:r w:rsidRPr="006D099A">
        <w:t xml:space="preserve">A major drawback of trading G10 currencies is that every “evident” market inefficiency gets exploited very quickly </w:t>
      </w:r>
      <w:r w:rsidR="00763DFC">
        <w:t xml:space="preserve">due to </w:t>
      </w:r>
      <w:r w:rsidRPr="006D099A">
        <w:t xml:space="preserve">the high number of market participants. Therefore, it is very hard to create a long-lasting strategy relying on a fixed set of rules. Machine learning offers a dynamic way of managing trading </w:t>
      </w:r>
      <w:proofErr w:type="gramStart"/>
      <w:r w:rsidRPr="006D099A">
        <w:t>rules,</w:t>
      </w:r>
      <w:proofErr w:type="gramEnd"/>
      <w:r w:rsidRPr="006D099A">
        <w:t xml:space="preserve"> therefore, it may be used for this purpose.</w:t>
      </w:r>
    </w:p>
    <w:p w14:paraId="2FDD9093" w14:textId="77777777" w:rsidR="002430F6" w:rsidRDefault="006D099A" w:rsidP="008233E7">
      <w:proofErr w:type="gramStart"/>
      <w:r w:rsidRPr="00477827">
        <w:t>So</w:t>
      </w:r>
      <w:proofErr w:type="gramEnd"/>
      <w:r w:rsidRPr="00477827">
        <w:t xml:space="preserve"> in this paper we are going to use machine learning techniques on technical and fundamental indicators to come up with a profitable trading strategy for G10 currencies.</w:t>
      </w:r>
    </w:p>
    <w:p w14:paraId="6200269A" w14:textId="77777777" w:rsidR="005C76E8" w:rsidRDefault="005C76E8" w:rsidP="0043607A">
      <w:pPr>
        <w:pStyle w:val="Heading1"/>
        <w:numPr>
          <w:ilvl w:val="0"/>
          <w:numId w:val="12"/>
        </w:numPr>
      </w:pPr>
      <w:r w:rsidRPr="005C76E8">
        <w:t>Theoretical Framework</w:t>
      </w:r>
    </w:p>
    <w:p w14:paraId="3AD5BB8F" w14:textId="77777777" w:rsidR="005A62CA" w:rsidRPr="005C76E8" w:rsidRDefault="005C76E8" w:rsidP="008233E7">
      <w:r w:rsidRPr="005C76E8">
        <w:t>We are going to rely on the following framework:</w:t>
      </w:r>
    </w:p>
    <w:p w14:paraId="34894015" w14:textId="77777777" w:rsidR="005C76E8" w:rsidRPr="005C76E8" w:rsidRDefault="005C76E8" w:rsidP="002D4C26">
      <w:pPr>
        <w:pStyle w:val="ColorfulList-Accent11"/>
        <w:numPr>
          <w:ilvl w:val="0"/>
          <w:numId w:val="11"/>
        </w:numPr>
        <w:ind w:leftChars="0"/>
      </w:pPr>
      <w:r w:rsidRPr="005C76E8">
        <w:t>Technical analysis</w:t>
      </w:r>
    </w:p>
    <w:p w14:paraId="106C2505" w14:textId="77777777" w:rsidR="005C76E8" w:rsidRPr="005C76E8" w:rsidRDefault="005C76E8" w:rsidP="002D4C26">
      <w:pPr>
        <w:pStyle w:val="ColorfulList-Accent11"/>
        <w:numPr>
          <w:ilvl w:val="0"/>
          <w:numId w:val="11"/>
        </w:numPr>
        <w:ind w:leftChars="0"/>
      </w:pPr>
      <w:r w:rsidRPr="005C76E8">
        <w:t>Fundamental analysis</w:t>
      </w:r>
    </w:p>
    <w:p w14:paraId="1FD4FDEB" w14:textId="77777777" w:rsidR="005C76E8" w:rsidRPr="005C76E8" w:rsidRDefault="005C76E8" w:rsidP="002D4C26">
      <w:pPr>
        <w:pStyle w:val="ColorfulList-Accent11"/>
        <w:numPr>
          <w:ilvl w:val="0"/>
          <w:numId w:val="11"/>
        </w:numPr>
        <w:ind w:leftChars="0"/>
      </w:pPr>
      <w:r w:rsidRPr="005C76E8">
        <w:t>Overall research on G10 currencies</w:t>
      </w:r>
    </w:p>
    <w:p w14:paraId="491DF6B0" w14:textId="77777777" w:rsidR="005C76E8" w:rsidRPr="005C76E8" w:rsidRDefault="005C76E8" w:rsidP="008233E7">
      <w:r w:rsidRPr="005C76E8">
        <w:t>We would start with technical analysis, which should be the most relevant to short-term trading.</w:t>
      </w:r>
    </w:p>
    <w:p w14:paraId="1D8DA15F" w14:textId="77777777" w:rsidR="005C76E8" w:rsidRPr="005A62CA" w:rsidRDefault="005C76E8" w:rsidP="009B3598">
      <w:pPr>
        <w:pStyle w:val="Heading2"/>
      </w:pPr>
      <w:r w:rsidRPr="001A634B">
        <w:t>Technical</w:t>
      </w:r>
      <w:r w:rsidRPr="005A62CA">
        <w:t xml:space="preserve"> analysis</w:t>
      </w:r>
    </w:p>
    <w:p w14:paraId="5D746E69" w14:textId="77777777" w:rsidR="005C76E8" w:rsidRDefault="005C76E8" w:rsidP="008233E7">
      <w:r w:rsidRPr="005C76E8">
        <w:t xml:space="preserve">In finance, technical analysis is technique for forecasting the direction of prices through the study of past market data, primarily price and volume, assuming that the market is weak-form efficient under efficient market hypothesis. Technical analysis has long been a part of </w:t>
      </w:r>
      <w:r w:rsidRPr="005C76E8">
        <w:lastRenderedPageBreak/>
        <w:t>the finance practice and been studied in the academic finance literature too. Technical analysis is based on the following philosophy, as Neely and Weller (2011)</w:t>
      </w:r>
      <w:r w:rsidRPr="005C76E8">
        <w:rPr>
          <w:vertAlign w:val="superscript"/>
        </w:rPr>
        <w:footnoteReference w:id="2"/>
      </w:r>
      <w:r w:rsidRPr="005C76E8">
        <w:t xml:space="preserve"> suggested that:</w:t>
      </w:r>
    </w:p>
    <w:p w14:paraId="56BC9520" w14:textId="77777777" w:rsidR="005C76E8" w:rsidRPr="005C76E8" w:rsidRDefault="005C76E8" w:rsidP="002D4C26">
      <w:pPr>
        <w:pStyle w:val="ColorfulList-Accent11"/>
        <w:numPr>
          <w:ilvl w:val="0"/>
          <w:numId w:val="5"/>
        </w:numPr>
        <w:ind w:leftChars="0"/>
      </w:pPr>
      <w:r w:rsidRPr="005C76E8">
        <w:t>Market actions discount everything, such that price history incorporates all relevant information in the current price.</w:t>
      </w:r>
    </w:p>
    <w:p w14:paraId="1BB1C472" w14:textId="686C0DFF" w:rsidR="005C76E8" w:rsidRPr="005C76E8" w:rsidRDefault="005C76E8" w:rsidP="002D4C26">
      <w:pPr>
        <w:pStyle w:val="ColorfulList-Accent11"/>
        <w:numPr>
          <w:ilvl w:val="0"/>
          <w:numId w:val="5"/>
        </w:numPr>
        <w:ind w:leftChars="0"/>
      </w:pPr>
      <w:r w:rsidRPr="005C76E8">
        <w:t>Assets prices move in trend where people buy (sell) assets when the price is rising (falling), in anticipation of higher (lower) price</w:t>
      </w:r>
      <w:r w:rsidR="003A4AF9">
        <w:t>s</w:t>
      </w:r>
      <w:r w:rsidRPr="005C76E8">
        <w:t xml:space="preserve"> in the future.</w:t>
      </w:r>
    </w:p>
    <w:p w14:paraId="0DC9F866" w14:textId="77777777" w:rsidR="005C76E8" w:rsidRPr="005C76E8" w:rsidRDefault="005C76E8" w:rsidP="002D4C26">
      <w:pPr>
        <w:pStyle w:val="ColorfulList-Accent11"/>
        <w:numPr>
          <w:ilvl w:val="0"/>
          <w:numId w:val="5"/>
        </w:numPr>
        <w:ind w:leftChars="0"/>
      </w:pPr>
      <w:r w:rsidRPr="005C76E8">
        <w:t>History repeats itself.</w:t>
      </w:r>
    </w:p>
    <w:p w14:paraId="184B1043" w14:textId="77777777" w:rsidR="005C76E8" w:rsidRDefault="005C76E8" w:rsidP="008233E7">
      <w:r w:rsidRPr="005C76E8">
        <w:t>Technical indicators can be categorized into various types accordingly to Technical Analysis by Hobson in 2011</w:t>
      </w:r>
      <w:r w:rsidRPr="005C76E8">
        <w:rPr>
          <w:rStyle w:val="FootnoteReference"/>
        </w:rPr>
        <w:footnoteReference w:id="3"/>
      </w:r>
      <w:r w:rsidRPr="005C76E8">
        <w:t>.</w:t>
      </w:r>
    </w:p>
    <w:p w14:paraId="12BB9E74" w14:textId="77777777" w:rsidR="005C76E8" w:rsidRPr="00757194" w:rsidRDefault="005C76E8" w:rsidP="002D4C26">
      <w:pPr>
        <w:pStyle w:val="ColorfulList-Accent11"/>
        <w:numPr>
          <w:ilvl w:val="0"/>
          <w:numId w:val="6"/>
        </w:numPr>
        <w:ind w:leftChars="0"/>
        <w:rPr>
          <w:b/>
          <w:bCs/>
        </w:rPr>
      </w:pPr>
      <w:r w:rsidRPr="00757194">
        <w:rPr>
          <w:b/>
          <w:bCs/>
        </w:rPr>
        <w:t>Trend indicators</w:t>
      </w:r>
    </w:p>
    <w:p w14:paraId="42BA7FE3" w14:textId="77777777" w:rsidR="005C76E8" w:rsidRPr="00F86B59" w:rsidRDefault="005C76E8" w:rsidP="008233E7">
      <w:pPr>
        <w:rPr>
          <w:b/>
          <w:highlight w:val="yellow"/>
        </w:rPr>
      </w:pPr>
      <w:r w:rsidRPr="00757194">
        <w:rPr>
          <w:b/>
          <w:bCs/>
        </w:rPr>
        <w:t>Moving average (MA)</w:t>
      </w:r>
    </w:p>
    <w:p w14:paraId="07C906B4" w14:textId="77777777" w:rsidR="005C76E8" w:rsidRPr="005C76E8" w:rsidRDefault="005C76E8" w:rsidP="008233E7">
      <w:pPr>
        <w:rPr>
          <w:lang w:eastAsia="zh-TW"/>
        </w:rPr>
      </w:pPr>
      <w:r w:rsidRPr="005C76E8">
        <w:rPr>
          <w:lang w:eastAsia="zh-TW"/>
        </w:rPr>
        <w:t>Simple moving average is called rolling average to smooth out short-term fluctuations and show longer-term trends and cycle.</w:t>
      </w:r>
    </w:p>
    <w:p w14:paraId="4612D5B2" w14:textId="1461EC8C" w:rsidR="005C76E8" w:rsidRPr="005C76E8" w:rsidRDefault="005C76E8" w:rsidP="008233E7">
      <w:pPr>
        <w:rPr>
          <w:b/>
          <w:highlight w:val="yellow"/>
          <w:lang w:eastAsia="zh-TW"/>
        </w:rPr>
      </w:pPr>
      <w:r w:rsidRPr="005C76E8">
        <w:rPr>
          <w:lang w:eastAsia="zh-TW"/>
        </w:rPr>
        <w:t>N-period movement average is suggested as follows</w:t>
      </w:r>
      <w:r w:rsidR="003A4AF9">
        <w:rPr>
          <w:lang w:eastAsia="zh-TW"/>
        </w:rPr>
        <w:t>:</w:t>
      </w:r>
    </w:p>
    <w:p w14:paraId="189BD51D" w14:textId="47278DA1" w:rsidR="00BD6F1A" w:rsidRPr="005C76E8" w:rsidRDefault="00715F36" w:rsidP="008233E7">
      <m:oMathPara>
        <m:oMath>
          <m:sSub>
            <m:sSubPr>
              <m:ctrlPr>
                <w:rPr>
                  <w:rFonts w:ascii="Cambria Math" w:hAnsi="Cambria Math"/>
                  <w:lang w:val="en-ZA"/>
                </w:rPr>
              </m:ctrlPr>
            </m:sSubPr>
            <m:e>
              <m:r>
                <m:rPr>
                  <m:sty m:val="p"/>
                </m:rPr>
                <w:rPr>
                  <w:rFonts w:ascii="Cambria Math" w:hAnsi="Cambria Math"/>
                </w:rPr>
                <m:t>MA</m:t>
              </m:r>
            </m:e>
            <m:sub>
              <m:r>
                <m:rPr>
                  <m:sty m:val="p"/>
                </m:rPr>
                <w:rPr>
                  <w:rFonts w:ascii="Cambria Math" w:hAnsi="Cambria Math"/>
                  <w:lang w:eastAsia="zh-TW"/>
                </w:rPr>
                <m:t>t</m:t>
              </m:r>
            </m:sub>
          </m:sSub>
          <m:r>
            <m:rPr>
              <m:sty m:val="p"/>
            </m:rPr>
            <w:rPr>
              <w:rFonts w:ascii="Cambria Math" w:hAnsi="Cambria Math"/>
            </w:rPr>
            <m:t>=</m:t>
          </m:r>
          <m:f>
            <m:fPr>
              <m:ctrlPr>
                <w:rPr>
                  <w:rFonts w:ascii="Cambria Math" w:hAnsi="Cambria Math"/>
                  <w:lang w:val="en-ZA"/>
                </w:rPr>
              </m:ctrlPr>
            </m:fPr>
            <m:num>
              <m:sSub>
                <m:sSubPr>
                  <m:ctrlPr>
                    <w:rPr>
                      <w:rFonts w:ascii="Cambria Math" w:hAnsi="Cambria Math"/>
                      <w:lang w:val="en-ZA"/>
                    </w:rPr>
                  </m:ctrlPr>
                </m:sSubPr>
                <m:e>
                  <m:nary>
                    <m:naryPr>
                      <m:chr m:val="∑"/>
                      <m:ctrlPr>
                        <w:rPr>
                          <w:rFonts w:ascii="Cambria Math" w:hAnsi="Cambria Math"/>
                          <w:lang w:val="en-ZA"/>
                        </w:rPr>
                      </m:ctrlPr>
                    </m:naryPr>
                    <m:sub>
                      <m:r>
                        <m:rPr>
                          <m:sty m:val="p"/>
                        </m:rPr>
                        <w:rPr>
                          <w:rFonts w:ascii="Cambria Math" w:hAnsi="Cambria Math"/>
                        </w:rPr>
                        <m:t>i=0</m:t>
                      </m:r>
                    </m:sub>
                    <m:sup>
                      <m:r>
                        <m:rPr>
                          <m:sty m:val="p"/>
                        </m:rPr>
                        <w:rPr>
                          <w:rFonts w:ascii="Cambria Math" w:hAnsi="Cambria Math"/>
                        </w:rPr>
                        <m:t>n</m:t>
                      </m:r>
                    </m:sup>
                    <m:e>
                      <m:r>
                        <m:rPr>
                          <m:sty m:val="p"/>
                        </m:rPr>
                        <w:rPr>
                          <w:rFonts w:ascii="Cambria Math" w:hAnsi="Cambria Math"/>
                        </w:rPr>
                        <m:t>Closing price</m:t>
                      </m:r>
                    </m:e>
                  </m:nary>
                </m:e>
                <m:sub>
                  <m:r>
                    <m:rPr>
                      <m:sty m:val="p"/>
                    </m:rPr>
                    <w:rPr>
                      <w:rFonts w:ascii="Cambria Math" w:hAnsi="Cambria Math"/>
                    </w:rPr>
                    <m:t>t-i</m:t>
                  </m:r>
                </m:sub>
              </m:sSub>
            </m:num>
            <m:den>
              <m:r>
                <m:rPr>
                  <m:sty m:val="p"/>
                </m:rPr>
                <w:rPr>
                  <w:rFonts w:ascii="Cambria Math" w:hAnsi="Cambria Math"/>
                </w:rPr>
                <m:t>n</m:t>
              </m:r>
            </m:den>
          </m:f>
        </m:oMath>
      </m:oMathPara>
    </w:p>
    <w:p w14:paraId="2EDFC0B9" w14:textId="77777777" w:rsidR="005C76E8" w:rsidRPr="005C76E8" w:rsidRDefault="005C76E8" w:rsidP="008233E7">
      <w:pPr>
        <w:rPr>
          <w:rFonts w:eastAsia="PMingLiU"/>
          <w:lang w:eastAsia="zh-TW"/>
        </w:rPr>
      </w:pPr>
      <w:r w:rsidRPr="005C76E8">
        <w:rPr>
          <w:lang w:eastAsia="zh-TW"/>
        </w:rPr>
        <w:t>Some of the popular selections for period n would be 5, 20, and 50, 200 as the gold cross and death cross.</w:t>
      </w:r>
    </w:p>
    <w:p w14:paraId="58F153F2" w14:textId="77777777" w:rsidR="005C76E8" w:rsidRDefault="005C76E8" w:rsidP="008233E7">
      <w:pPr>
        <w:rPr>
          <w:lang w:eastAsia="zh-TW"/>
        </w:rPr>
      </w:pPr>
      <w:proofErr w:type="spellStart"/>
      <w:r w:rsidRPr="005C76E8">
        <w:rPr>
          <w:lang w:eastAsia="zh-TW"/>
        </w:rPr>
        <w:t>Pukthuanthong</w:t>
      </w:r>
      <w:proofErr w:type="spellEnd"/>
      <w:r w:rsidRPr="005C76E8">
        <w:rPr>
          <w:lang w:eastAsia="zh-TW"/>
        </w:rPr>
        <w:t xml:space="preserve">-Le, </w:t>
      </w:r>
      <w:proofErr w:type="spellStart"/>
      <w:r w:rsidRPr="005C76E8">
        <w:rPr>
          <w:lang w:eastAsia="zh-TW"/>
        </w:rPr>
        <w:t>Levich</w:t>
      </w:r>
      <w:proofErr w:type="spellEnd"/>
      <w:r w:rsidRPr="005C76E8">
        <w:rPr>
          <w:lang w:eastAsia="zh-TW"/>
        </w:rPr>
        <w:t xml:space="preserve"> and Thomas III</w:t>
      </w:r>
      <w:r w:rsidRPr="005C76E8">
        <w:rPr>
          <w:rStyle w:val="FootnoteReference"/>
          <w:lang w:eastAsia="zh-TW"/>
        </w:rPr>
        <w:footnoteReference w:id="4"/>
      </w:r>
      <w:r w:rsidRPr="005C76E8">
        <w:rPr>
          <w:lang w:eastAsia="zh-TW"/>
        </w:rPr>
        <w:t xml:space="preserve"> in 2006 employed three moving averages to generate trading signal, which are 5-day moving averages with the 20-day moving average, 1-day moving average and 5-day moving average and 20-day average to the 200-day average. They suggested that there were opportunities to use such technical trend following </w:t>
      </w:r>
      <w:proofErr w:type="gramStart"/>
      <w:r w:rsidRPr="005C76E8">
        <w:rPr>
          <w:lang w:eastAsia="zh-TW"/>
        </w:rPr>
        <w:t>rules</w:t>
      </w:r>
      <w:proofErr w:type="gramEnd"/>
      <w:r w:rsidRPr="005C76E8">
        <w:rPr>
          <w:lang w:eastAsia="zh-TW"/>
        </w:rPr>
        <w:t xml:space="preserve"> but profits were substantially reduced in recent days.</w:t>
      </w:r>
    </w:p>
    <w:p w14:paraId="3D2E437B" w14:textId="77777777" w:rsidR="005C76E8" w:rsidRPr="00757194" w:rsidRDefault="005C76E8" w:rsidP="008233E7">
      <w:pPr>
        <w:rPr>
          <w:b/>
          <w:bCs/>
          <w:lang w:eastAsia="zh-TW"/>
        </w:rPr>
      </w:pPr>
      <w:proofErr w:type="gramStart"/>
      <w:r w:rsidRPr="00757194">
        <w:rPr>
          <w:b/>
          <w:bCs/>
          <w:lang w:eastAsia="zh-TW"/>
        </w:rPr>
        <w:t>Exponentially-weighted</w:t>
      </w:r>
      <w:proofErr w:type="gramEnd"/>
      <w:r w:rsidRPr="00757194">
        <w:rPr>
          <w:b/>
          <w:bCs/>
          <w:lang w:eastAsia="zh-TW"/>
        </w:rPr>
        <w:t xml:space="preserve"> moving average</w:t>
      </w:r>
    </w:p>
    <w:p w14:paraId="32DF93FC" w14:textId="77777777" w:rsidR="005C76E8" w:rsidRPr="005C76E8" w:rsidRDefault="005C76E8" w:rsidP="008233E7">
      <w:r w:rsidRPr="005C76E8">
        <w:t xml:space="preserve">Another option is to allocate specific weights to historical prices. A common example is </w:t>
      </w:r>
      <w:proofErr w:type="gramStart"/>
      <w:r w:rsidRPr="005C76E8">
        <w:t>exponentially-weighted</w:t>
      </w:r>
      <w:proofErr w:type="gramEnd"/>
      <w:r w:rsidRPr="005C76E8">
        <w:t xml:space="preserve"> moving average.</w:t>
      </w:r>
    </w:p>
    <w:p w14:paraId="463CFD45" w14:textId="77777777" w:rsidR="005C76E8" w:rsidRPr="005C76E8" w:rsidRDefault="005C76E8" w:rsidP="008233E7">
      <w:r w:rsidRPr="005C76E8">
        <w:t>The change of the trend is assumed to happen when a “faster” MA (the one with smaller number of days included) intersects with a slower MA. This is to add a weight for each of the data point that decreases exponentially.</w:t>
      </w:r>
    </w:p>
    <w:p w14:paraId="42C1C4EC" w14:textId="77777777" w:rsidR="005C76E8" w:rsidRPr="005C76E8" w:rsidRDefault="00715F36" w:rsidP="008233E7">
      <w:pPr>
        <w:rPr>
          <w:lang w:eastAsia="zh-TW"/>
        </w:rPr>
      </w:pPr>
      <m:oMathPara>
        <m:oMath>
          <m:sSub>
            <m:sSubPr>
              <m:ctrlPr>
                <w:rPr>
                  <w:rFonts w:ascii="Cambria Math" w:hAnsi="Cambria Math"/>
                  <w:lang w:val="en-ZA"/>
                </w:rPr>
              </m:ctrlPr>
            </m:sSubPr>
            <m:e>
              <m:r>
                <m:rPr>
                  <m:sty m:val="p"/>
                </m:rPr>
                <w:rPr>
                  <w:rFonts w:ascii="Cambria Math" w:hAnsi="Cambria Math"/>
                </w:rPr>
                <m:t>EWMA</m:t>
              </m:r>
            </m:e>
            <m:sub>
              <m:r>
                <m:rPr>
                  <m:sty m:val="p"/>
                </m:rPr>
                <w:rPr>
                  <w:rFonts w:ascii="Cambria Math" w:hAnsi="Cambria Math"/>
                </w:rPr>
                <m:t>t</m:t>
              </m:r>
            </m:sub>
          </m:sSub>
          <m:r>
            <m:rPr>
              <m:sty m:val="p"/>
            </m:rPr>
            <w:rPr>
              <w:rFonts w:ascii="Cambria Math" w:eastAsia="Cambria Math" w:hAnsi="Cambria Math"/>
            </w:rPr>
            <m:t>=</m:t>
          </m:r>
          <m:r>
            <m:rPr>
              <m:sty m:val="p"/>
            </m:rPr>
            <w:rPr>
              <w:rFonts w:ascii="Cambria Math" w:hAnsi="Cambria Math"/>
            </w:rPr>
            <m:t>weight (</m:t>
          </m:r>
          <m:sSub>
            <m:sSubPr>
              <m:ctrlPr>
                <w:rPr>
                  <w:rFonts w:ascii="Cambria Math" w:eastAsia="Cambria Math" w:hAnsi="Cambria Math"/>
                  <w:lang w:val="en-ZA"/>
                </w:rPr>
              </m:ctrlPr>
            </m:sSubPr>
            <m:e>
              <m:r>
                <m:rPr>
                  <m:sty m:val="p"/>
                </m:rPr>
                <w:rPr>
                  <w:rFonts w:ascii="Cambria Math" w:eastAsia="Cambria Math" w:hAnsi="Cambria Math"/>
                </w:rPr>
                <m:t>Closing price</m:t>
              </m:r>
            </m:e>
            <m:sub>
              <m:r>
                <m:rPr>
                  <m:sty m:val="p"/>
                </m:rPr>
                <w:rPr>
                  <w:rFonts w:ascii="Cambria Math" w:hAnsi="Cambria Math"/>
                </w:rPr>
                <m:t>t</m:t>
              </m:r>
            </m:sub>
          </m:sSub>
          <m:r>
            <m:rPr>
              <m:sty m:val="p"/>
            </m:rPr>
            <w:rPr>
              <w:rFonts w:ascii="Cambria Math" w:eastAsia="Cambria Math" w:hAnsi="Cambria Math"/>
            </w:rPr>
            <m:t>)+(</m:t>
          </m:r>
          <m:sSub>
            <m:sSubPr>
              <m:ctrlPr>
                <w:rPr>
                  <w:rFonts w:ascii="Cambria Math" w:hAnsi="Cambria Math"/>
                  <w:lang w:val="en-ZA"/>
                </w:rPr>
              </m:ctrlPr>
            </m:sSubPr>
            <m:e>
              <m:r>
                <m:rPr>
                  <m:sty m:val="p"/>
                </m:rPr>
                <w:rPr>
                  <w:rFonts w:ascii="Cambria Math" w:hAnsi="Cambria Math"/>
                </w:rPr>
                <m:t>1- weight) (EWMA</m:t>
              </m:r>
            </m:e>
            <m:sub>
              <m:r>
                <m:rPr>
                  <m:sty m:val="p"/>
                </m:rPr>
                <w:rPr>
                  <w:rFonts w:ascii="Cambria Math" w:hAnsi="Cambria Math"/>
                </w:rPr>
                <m:t>t-1</m:t>
              </m:r>
            </m:sub>
          </m:sSub>
          <m:r>
            <m:rPr>
              <m:sty m:val="p"/>
            </m:rPr>
            <w:rPr>
              <w:rFonts w:ascii="Cambria Math" w:hAnsi="Cambria Math"/>
            </w:rPr>
            <m:t>)</m:t>
          </m:r>
        </m:oMath>
      </m:oMathPara>
    </w:p>
    <w:p w14:paraId="50B5C9FE" w14:textId="77777777" w:rsidR="005C76E8" w:rsidRPr="00757194" w:rsidRDefault="005C76E8" w:rsidP="008233E7">
      <w:pPr>
        <w:rPr>
          <w:b/>
          <w:bCs/>
          <w:lang w:eastAsia="zh-TW"/>
        </w:rPr>
      </w:pPr>
      <w:proofErr w:type="spellStart"/>
      <w:r w:rsidRPr="00757194">
        <w:rPr>
          <w:b/>
          <w:bCs/>
          <w:lang w:eastAsia="zh-TW"/>
        </w:rPr>
        <w:t>Ichimoku</w:t>
      </w:r>
      <w:proofErr w:type="spellEnd"/>
      <w:r w:rsidRPr="00757194">
        <w:rPr>
          <w:b/>
          <w:bCs/>
          <w:lang w:eastAsia="zh-TW"/>
        </w:rPr>
        <w:t xml:space="preserve"> </w:t>
      </w:r>
    </w:p>
    <w:p w14:paraId="6912E645" w14:textId="77777777" w:rsidR="005C76E8" w:rsidRDefault="005C76E8" w:rsidP="008233E7">
      <w:proofErr w:type="spellStart"/>
      <w:r w:rsidRPr="005C76E8">
        <w:t>Ichimoku</w:t>
      </w:r>
      <w:proofErr w:type="spellEnd"/>
      <w:r w:rsidRPr="005C76E8">
        <w:t xml:space="preserve">, developed by </w:t>
      </w:r>
      <w:proofErr w:type="spellStart"/>
      <w:r w:rsidRPr="005C76E8">
        <w:t>Goichi</w:t>
      </w:r>
      <w:proofErr w:type="spellEnd"/>
      <w:r w:rsidRPr="005C76E8">
        <w:t xml:space="preserve"> Hosoda, measures moving averages for present and future market conditions. </w:t>
      </w:r>
      <w:proofErr w:type="spellStart"/>
      <w:r w:rsidRPr="005C76E8">
        <w:t>Ichimoku</w:t>
      </w:r>
      <w:proofErr w:type="spellEnd"/>
      <w:r w:rsidRPr="005C76E8">
        <w:t xml:space="preserve"> has been used widely after Nicole Elliott further discussed in her 2007 book </w:t>
      </w:r>
      <w:proofErr w:type="spellStart"/>
      <w:r w:rsidRPr="005C76E8">
        <w:t>Ichimoku</w:t>
      </w:r>
      <w:proofErr w:type="spellEnd"/>
      <w:r w:rsidRPr="005C76E8">
        <w:t xml:space="preserve"> Charts (Twomey, 2012)</w:t>
      </w:r>
      <w:r w:rsidRPr="005C76E8">
        <w:rPr>
          <w:vertAlign w:val="superscript"/>
        </w:rPr>
        <w:footnoteReference w:id="5"/>
      </w:r>
      <w:r w:rsidRPr="005C76E8">
        <w:t xml:space="preserve">. The methodologies of </w:t>
      </w:r>
      <w:proofErr w:type="spellStart"/>
      <w:r w:rsidRPr="005C76E8">
        <w:t>Ichimoku</w:t>
      </w:r>
      <w:proofErr w:type="spellEnd"/>
      <w:r w:rsidRPr="005C76E8">
        <w:t xml:space="preserve"> is further discussed in the Summer 2008 Journal of Technical Analysis</w:t>
      </w:r>
      <w:r w:rsidRPr="005C76E8">
        <w:rPr>
          <w:vertAlign w:val="superscript"/>
        </w:rPr>
        <w:footnoteReference w:id="6"/>
      </w:r>
      <w:r w:rsidRPr="005C76E8">
        <w:t xml:space="preserve"> with an application focus in Japanese equity markets. </w:t>
      </w:r>
    </w:p>
    <w:p w14:paraId="1518CC78" w14:textId="77777777" w:rsidR="005C76E8" w:rsidRPr="005C76E8" w:rsidRDefault="005C76E8" w:rsidP="008233E7">
      <w:r w:rsidRPr="005C76E8">
        <w:t xml:space="preserve">There are five key components of the </w:t>
      </w:r>
      <w:proofErr w:type="spellStart"/>
      <w:r w:rsidRPr="005C76E8">
        <w:t>Ichimoku</w:t>
      </w:r>
      <w:proofErr w:type="spellEnd"/>
      <w:r w:rsidRPr="005C76E8">
        <w:t xml:space="preserve"> indicator: </w:t>
      </w:r>
    </w:p>
    <w:p w14:paraId="7368E48B" w14:textId="77777777" w:rsidR="005C76E8" w:rsidRPr="005C76E8" w:rsidRDefault="005C76E8" w:rsidP="002D4C26">
      <w:pPr>
        <w:pStyle w:val="ColorfulList-Accent11"/>
        <w:numPr>
          <w:ilvl w:val="1"/>
          <w:numId w:val="6"/>
        </w:numPr>
        <w:ind w:leftChars="0"/>
      </w:pPr>
      <w:proofErr w:type="spellStart"/>
      <w:r w:rsidRPr="008233E7">
        <w:rPr>
          <w:b/>
        </w:rPr>
        <w:t>Tenkan-sen</w:t>
      </w:r>
      <w:proofErr w:type="spellEnd"/>
      <w:r w:rsidRPr="008233E7">
        <w:rPr>
          <w:b/>
        </w:rPr>
        <w:t xml:space="preserve"> </w:t>
      </w:r>
      <w:r w:rsidRPr="008233E7">
        <w:rPr>
          <w:rFonts w:eastAsia="PMingLiU"/>
          <w:b/>
        </w:rPr>
        <w:t>-</w:t>
      </w:r>
      <w:r w:rsidRPr="008233E7">
        <w:rPr>
          <w:b/>
        </w:rPr>
        <w:t xml:space="preserve"> </w:t>
      </w:r>
      <w:r w:rsidRPr="005C76E8">
        <w:t xml:space="preserve">Known as Conversion Line. It is the </w:t>
      </w:r>
      <w:r w:rsidR="00763DFC">
        <w:t>average</w:t>
      </w:r>
      <w:r w:rsidRPr="005C76E8">
        <w:t xml:space="preserve"> of the highest and lowest prices of an asset over the last nine periods: </w:t>
      </w:r>
    </w:p>
    <w:p w14:paraId="1EAC63B5" w14:textId="77777777" w:rsidR="005C76E8" w:rsidRPr="00477827" w:rsidRDefault="005C76E8" w:rsidP="008233E7">
      <w:pPr>
        <w:rPr>
          <w:lang w:val="en-ZA"/>
        </w:rPr>
      </w:pPr>
      <m:oMathPara>
        <m:oMath>
          <m:r>
            <m:rPr>
              <m:sty m:val="p"/>
            </m:rPr>
            <w:rPr>
              <w:rFonts w:ascii="Cambria Math" w:hAnsi="Cambria Math"/>
            </w:rPr>
            <m:t>TS=</m:t>
          </m:r>
          <m:f>
            <m:fPr>
              <m:ctrlPr>
                <w:rPr>
                  <w:rFonts w:ascii="Cambria Math" w:hAnsi="Cambria Math"/>
                  <w:lang w:val="en-ZA"/>
                </w:rPr>
              </m:ctrlPr>
            </m:fPr>
            <m:num>
              <m:r>
                <m:rPr>
                  <m:sty m:val="p"/>
                </m:rPr>
                <w:rPr>
                  <w:rFonts w:ascii="Cambria Math" w:hAnsi="Cambria Math"/>
                </w:rPr>
                <m:t>max</m:t>
              </m:r>
              <m:d>
                <m:dPr>
                  <m:ctrlPr>
                    <w:rPr>
                      <w:rFonts w:ascii="Cambria Math" w:hAnsi="Cambria Math"/>
                      <w:lang w:val="en-ZA"/>
                    </w:rPr>
                  </m:ctrlPr>
                </m:dPr>
                <m:e>
                  <m:r>
                    <m:rPr>
                      <m:sty m:val="p"/>
                    </m:rPr>
                    <w:rPr>
                      <w:rFonts w:ascii="Cambria Math" w:hAnsi="Cambria Math"/>
                    </w:rPr>
                    <m:t>s9</m:t>
                  </m:r>
                </m:e>
              </m:d>
              <m:r>
                <m:rPr>
                  <m:sty m:val="p"/>
                </m:rPr>
                <w:rPr>
                  <w:rFonts w:ascii="Cambria Math" w:hAnsi="Cambria Math"/>
                </w:rPr>
                <m:t xml:space="preserve"> +min</m:t>
              </m:r>
              <m:d>
                <m:dPr>
                  <m:ctrlPr>
                    <w:rPr>
                      <w:rFonts w:ascii="Cambria Math" w:hAnsi="Cambria Math"/>
                      <w:lang w:val="en-ZA"/>
                    </w:rPr>
                  </m:ctrlPr>
                </m:dPr>
                <m:e>
                  <m:r>
                    <m:rPr>
                      <m:sty m:val="p"/>
                    </m:rPr>
                    <w:rPr>
                      <w:rFonts w:ascii="Cambria Math" w:hAnsi="Cambria Math"/>
                    </w:rPr>
                    <m:t>s9</m:t>
                  </m:r>
                </m:e>
              </m:d>
              <m:r>
                <m:rPr>
                  <m:sty m:val="p"/>
                </m:rPr>
                <w:rPr>
                  <w:rFonts w:ascii="Cambria Math" w:hAnsi="Cambria Math"/>
                </w:rPr>
                <m:t xml:space="preserve"> </m:t>
              </m:r>
            </m:num>
            <m:den>
              <m:r>
                <m:rPr>
                  <m:sty m:val="p"/>
                </m:rPr>
                <w:rPr>
                  <w:rFonts w:ascii="Cambria Math" w:hAnsi="Cambria Math"/>
                </w:rPr>
                <m:t xml:space="preserve">2 </m:t>
              </m:r>
            </m:den>
          </m:f>
        </m:oMath>
      </m:oMathPara>
    </w:p>
    <w:p w14:paraId="22FAEAFC" w14:textId="77777777" w:rsidR="005C76E8" w:rsidRPr="008233E7" w:rsidRDefault="005C76E8" w:rsidP="002D4C26">
      <w:pPr>
        <w:pStyle w:val="ColorfulList-Accent11"/>
        <w:numPr>
          <w:ilvl w:val="1"/>
          <w:numId w:val="6"/>
        </w:numPr>
        <w:ind w:leftChars="0"/>
        <w:rPr>
          <w:rFonts w:eastAsia="PMingLiU"/>
        </w:rPr>
      </w:pPr>
      <w:proofErr w:type="spellStart"/>
      <w:r w:rsidRPr="008233E7">
        <w:rPr>
          <w:b/>
        </w:rPr>
        <w:t>Kijun-sen</w:t>
      </w:r>
      <w:proofErr w:type="spellEnd"/>
      <w:r w:rsidRPr="008233E7">
        <w:rPr>
          <w:b/>
        </w:rPr>
        <w:t xml:space="preserve"> - </w:t>
      </w:r>
      <w:r w:rsidRPr="005C76E8">
        <w:t xml:space="preserve">Known as Base Line. It is the </w:t>
      </w:r>
      <w:r w:rsidR="00763DFC">
        <w:t xml:space="preserve">average </w:t>
      </w:r>
      <w:r w:rsidRPr="005C76E8">
        <w:t>of the highest and lowest prices of an asset over the last 26 periods:</w:t>
      </w:r>
    </w:p>
    <w:p w14:paraId="5679E5A7" w14:textId="77777777" w:rsidR="005C76E8" w:rsidRPr="00477827" w:rsidRDefault="005C76E8" w:rsidP="008233E7">
      <w:pPr>
        <w:rPr>
          <w:lang w:val="en-ZA"/>
        </w:rPr>
      </w:pPr>
      <m:oMathPara>
        <m:oMath>
          <m:r>
            <m:rPr>
              <m:sty m:val="p"/>
            </m:rPr>
            <w:rPr>
              <w:rFonts w:ascii="Cambria Math" w:hAnsi="Cambria Math"/>
            </w:rPr>
            <m:t>KS=</m:t>
          </m:r>
          <m:f>
            <m:fPr>
              <m:ctrlPr>
                <w:rPr>
                  <w:rFonts w:ascii="Cambria Math" w:hAnsi="Cambria Math"/>
                  <w:lang w:val="en-ZA"/>
                </w:rPr>
              </m:ctrlPr>
            </m:fPr>
            <m:num>
              <m:r>
                <m:rPr>
                  <m:sty m:val="p"/>
                </m:rPr>
                <w:rPr>
                  <w:rFonts w:ascii="Cambria Math" w:hAnsi="Cambria Math"/>
                </w:rPr>
                <m:t>max</m:t>
              </m:r>
              <m:d>
                <m:dPr>
                  <m:ctrlPr>
                    <w:rPr>
                      <w:rFonts w:ascii="Cambria Math" w:hAnsi="Cambria Math"/>
                      <w:lang w:val="en-ZA"/>
                    </w:rPr>
                  </m:ctrlPr>
                </m:dPr>
                <m:e>
                  <m:r>
                    <m:rPr>
                      <m:sty m:val="p"/>
                    </m:rPr>
                    <w:rPr>
                      <w:rFonts w:ascii="Cambria Math" w:hAnsi="Cambria Math"/>
                    </w:rPr>
                    <m:t>s26</m:t>
                  </m:r>
                </m:e>
              </m:d>
              <m:r>
                <m:rPr>
                  <m:sty m:val="p"/>
                </m:rPr>
                <w:rPr>
                  <w:rFonts w:ascii="Cambria Math" w:hAnsi="Cambria Math"/>
                </w:rPr>
                <m:t xml:space="preserve">+min(s26) </m:t>
              </m:r>
            </m:num>
            <m:den>
              <m:r>
                <m:rPr>
                  <m:sty m:val="p"/>
                </m:rPr>
                <w:rPr>
                  <w:rFonts w:ascii="Cambria Math" w:hAnsi="Cambria Math"/>
                </w:rPr>
                <m:t xml:space="preserve">2 </m:t>
              </m:r>
            </m:den>
          </m:f>
        </m:oMath>
      </m:oMathPara>
    </w:p>
    <w:p w14:paraId="480133A2" w14:textId="77777777" w:rsidR="005C76E8" w:rsidRPr="008233E7" w:rsidRDefault="005C76E8" w:rsidP="002D4C26">
      <w:pPr>
        <w:pStyle w:val="ColorfulList-Accent11"/>
        <w:numPr>
          <w:ilvl w:val="1"/>
          <w:numId w:val="6"/>
        </w:numPr>
        <w:ind w:leftChars="0"/>
        <w:rPr>
          <w:rFonts w:eastAsia="PMingLiU"/>
          <w:b/>
        </w:rPr>
      </w:pPr>
      <w:proofErr w:type="spellStart"/>
      <w:r w:rsidRPr="008233E7">
        <w:rPr>
          <w:b/>
        </w:rPr>
        <w:t>Senkou</w:t>
      </w:r>
      <w:proofErr w:type="spellEnd"/>
      <w:r w:rsidRPr="008233E7">
        <w:rPr>
          <w:b/>
        </w:rPr>
        <w:t xml:space="preserve"> Span A </w:t>
      </w:r>
      <w:r w:rsidRPr="005C76E8">
        <w:t xml:space="preserve">- Known as Leading span A. It is one of the two Cloud boundaries and </w:t>
      </w:r>
      <w:proofErr w:type="gramStart"/>
      <w:r w:rsidRPr="005C76E8">
        <w:t>it’s</w:t>
      </w:r>
      <w:proofErr w:type="gramEnd"/>
      <w:r w:rsidRPr="005C76E8">
        <w:t xml:space="preserve"> the midpoint between </w:t>
      </w:r>
      <w:proofErr w:type="spellStart"/>
      <w:r w:rsidRPr="008233E7">
        <w:rPr>
          <w:b/>
        </w:rPr>
        <w:t>Tenkan-sen</w:t>
      </w:r>
      <w:proofErr w:type="spellEnd"/>
      <w:r w:rsidRPr="005C76E8">
        <w:t xml:space="preserve"> as the Conversion Line and </w:t>
      </w:r>
      <w:proofErr w:type="spellStart"/>
      <w:r w:rsidRPr="008233E7">
        <w:rPr>
          <w:b/>
        </w:rPr>
        <w:t>Kijun-sen</w:t>
      </w:r>
      <w:proofErr w:type="spellEnd"/>
      <w:r w:rsidRPr="005C76E8">
        <w:t xml:space="preserve"> as the Base Line with formula below:</w:t>
      </w:r>
    </w:p>
    <w:p w14:paraId="1D6C1BC6" w14:textId="77777777" w:rsidR="005C76E8" w:rsidRPr="00477827" w:rsidRDefault="005C76E8" w:rsidP="008233E7">
      <w:pPr>
        <w:rPr>
          <w:lang w:val="en-ZA"/>
        </w:rPr>
      </w:pPr>
      <m:oMathPara>
        <m:oMath>
          <m:r>
            <m:rPr>
              <m:sty m:val="p"/>
            </m:rPr>
            <w:rPr>
              <w:rFonts w:ascii="Cambria Math" w:hAnsi="Cambria Math"/>
            </w:rPr>
            <m:t>SSA=</m:t>
          </m:r>
          <m:f>
            <m:fPr>
              <m:ctrlPr>
                <w:rPr>
                  <w:rFonts w:ascii="Cambria Math" w:hAnsi="Cambria Math"/>
                  <w:lang w:val="en-ZA"/>
                </w:rPr>
              </m:ctrlPr>
            </m:fPr>
            <m:num>
              <m:r>
                <m:rPr>
                  <m:sty m:val="p"/>
                </m:rPr>
                <w:rPr>
                  <w:rFonts w:ascii="Cambria Math" w:hAnsi="Cambria Math"/>
                </w:rPr>
                <m:t xml:space="preserve">TS+KS </m:t>
              </m:r>
            </m:num>
            <m:den>
              <m:r>
                <m:rPr>
                  <m:sty m:val="p"/>
                </m:rPr>
                <w:rPr>
                  <w:rFonts w:ascii="Cambria Math" w:hAnsi="Cambria Math"/>
                </w:rPr>
                <m:t xml:space="preserve">2 </m:t>
              </m:r>
            </m:den>
          </m:f>
        </m:oMath>
      </m:oMathPara>
    </w:p>
    <w:p w14:paraId="73386041" w14:textId="77777777" w:rsidR="005C76E8" w:rsidRPr="008233E7" w:rsidRDefault="005C76E8" w:rsidP="002D4C26">
      <w:pPr>
        <w:pStyle w:val="ColorfulList-Accent11"/>
        <w:numPr>
          <w:ilvl w:val="1"/>
          <w:numId w:val="6"/>
        </w:numPr>
        <w:ind w:leftChars="0"/>
        <w:rPr>
          <w:rFonts w:eastAsia="PMingLiU"/>
        </w:rPr>
      </w:pPr>
      <w:proofErr w:type="spellStart"/>
      <w:r w:rsidRPr="008233E7">
        <w:rPr>
          <w:b/>
        </w:rPr>
        <w:t>Senkou</w:t>
      </w:r>
      <w:proofErr w:type="spellEnd"/>
      <w:r w:rsidRPr="008233E7">
        <w:rPr>
          <w:b/>
        </w:rPr>
        <w:t xml:space="preserve"> Span B </w:t>
      </w:r>
      <w:r w:rsidRPr="008233E7">
        <w:rPr>
          <w:rFonts w:eastAsia="PMingLiU"/>
        </w:rPr>
        <w:t xml:space="preserve">- </w:t>
      </w:r>
      <w:r w:rsidRPr="005C76E8">
        <w:t xml:space="preserve">Known as Leading Span B. It is given by half of the difference between the </w:t>
      </w:r>
      <w:proofErr w:type="gramStart"/>
      <w:r w:rsidRPr="005C76E8">
        <w:t>52 period</w:t>
      </w:r>
      <w:proofErr w:type="gramEnd"/>
      <w:r w:rsidRPr="005C76E8">
        <w:t xml:space="preserve"> high and 52 period low using the formula below:</w:t>
      </w:r>
    </w:p>
    <w:p w14:paraId="5772482E" w14:textId="77777777" w:rsidR="005C76E8" w:rsidRPr="00477827" w:rsidRDefault="005C76E8" w:rsidP="008233E7">
      <w:pPr>
        <w:rPr>
          <w:lang w:val="en-ZA"/>
        </w:rPr>
      </w:pPr>
      <m:oMathPara>
        <m:oMath>
          <m:r>
            <m:rPr>
              <m:sty m:val="p"/>
            </m:rPr>
            <w:rPr>
              <w:rFonts w:ascii="Cambria Math" w:hAnsi="Cambria Math"/>
            </w:rPr>
            <m:t>SSB=</m:t>
          </m:r>
          <m:f>
            <m:fPr>
              <m:ctrlPr>
                <w:rPr>
                  <w:rFonts w:ascii="Cambria Math" w:hAnsi="Cambria Math"/>
                  <w:lang w:val="en-ZA"/>
                </w:rPr>
              </m:ctrlPr>
            </m:fPr>
            <m:num>
              <m:r>
                <m:rPr>
                  <m:sty m:val="p"/>
                </m:rPr>
                <w:rPr>
                  <w:rFonts w:ascii="Cambria Math" w:hAnsi="Cambria Math"/>
                </w:rPr>
                <m:t xml:space="preserve">max(s52)-min(s52) </m:t>
              </m:r>
            </m:num>
            <m:den>
              <m:r>
                <m:rPr>
                  <m:sty m:val="p"/>
                </m:rPr>
                <w:rPr>
                  <w:rFonts w:ascii="Cambria Math" w:hAnsi="Cambria Math"/>
                </w:rPr>
                <m:t xml:space="preserve">2 </m:t>
              </m:r>
            </m:den>
          </m:f>
        </m:oMath>
      </m:oMathPara>
    </w:p>
    <w:p w14:paraId="07193E44" w14:textId="77777777" w:rsidR="005C76E8" w:rsidRPr="008233E7" w:rsidRDefault="005C76E8" w:rsidP="002D4C26">
      <w:pPr>
        <w:pStyle w:val="ColorfulList-Accent11"/>
        <w:numPr>
          <w:ilvl w:val="1"/>
          <w:numId w:val="6"/>
        </w:numPr>
        <w:ind w:leftChars="0"/>
        <w:rPr>
          <w:rFonts w:eastAsia="PMingLiU"/>
        </w:rPr>
      </w:pPr>
      <w:proofErr w:type="spellStart"/>
      <w:r w:rsidRPr="008233E7">
        <w:rPr>
          <w:b/>
        </w:rPr>
        <w:t>Chikou</w:t>
      </w:r>
      <w:proofErr w:type="spellEnd"/>
      <w:r w:rsidRPr="008233E7">
        <w:rPr>
          <w:b/>
        </w:rPr>
        <w:t xml:space="preserve"> Span -</w:t>
      </w:r>
      <w:r w:rsidRPr="005C76E8">
        <w:t xml:space="preserve"> known as the "lagging span". It is created by using </w:t>
      </w:r>
      <w:hyperlink r:id="rId11" w:history="1">
        <w:r w:rsidRPr="008233E7">
          <w:rPr>
            <w:rStyle w:val="Hyperlink"/>
            <w:color w:val="000000"/>
          </w:rPr>
          <w:t>closing prices</w:t>
        </w:r>
      </w:hyperlink>
      <w:r w:rsidRPr="005C76E8">
        <w:t> 26 periods behind the latest closing price of an asset.</w:t>
      </w:r>
    </w:p>
    <w:p w14:paraId="6E7661B6" w14:textId="77777777" w:rsidR="005C76E8" w:rsidRDefault="005C76E8" w:rsidP="008233E7">
      <w:r w:rsidRPr="005C76E8">
        <w:t>Further to the 2008 paper in Journal of Technical Analysis which has been focusing on the Japanese equity market, Deng and Sakurai in 2014</w:t>
      </w:r>
      <w:r w:rsidRPr="005C76E8">
        <w:rPr>
          <w:vertAlign w:val="superscript"/>
        </w:rPr>
        <w:footnoteReference w:id="7"/>
      </w:r>
      <w:r w:rsidRPr="005C76E8">
        <w:t xml:space="preserve"> designed two trading strategies based on the support/resistance level of </w:t>
      </w:r>
      <w:proofErr w:type="spellStart"/>
      <w:r w:rsidRPr="005C76E8">
        <w:t>Ichimoku</w:t>
      </w:r>
      <w:proofErr w:type="spellEnd"/>
      <w:r w:rsidRPr="005C76E8">
        <w:t xml:space="preserve"> and conducted simulated trading on short-term foreign exchange rate. Their trading strategies are applied to five currency pairs: USDJPY, </w:t>
      </w:r>
      <w:r w:rsidRPr="005C76E8">
        <w:lastRenderedPageBreak/>
        <w:t xml:space="preserve">EURUSD, GBPUSD, USDCHF and AUDUSD which are highly relevant to our G10 currencies topic. Their research results showed that the average return of one trading strategy that is based on </w:t>
      </w:r>
      <w:proofErr w:type="spellStart"/>
      <w:r w:rsidRPr="005C76E8">
        <w:t>Ichimoku</w:t>
      </w:r>
      <w:proofErr w:type="spellEnd"/>
      <w:r w:rsidRPr="005C76E8">
        <w:t xml:space="preserve"> could be better than other baseline strategies, which builds the ground of our short-term G10 currencies trading strategies.</w:t>
      </w:r>
    </w:p>
    <w:p w14:paraId="4E8F66FF" w14:textId="77777777" w:rsidR="005C76E8" w:rsidRPr="00757194" w:rsidRDefault="005C76E8" w:rsidP="002D4C26">
      <w:pPr>
        <w:pStyle w:val="ColorfulList-Accent11"/>
        <w:numPr>
          <w:ilvl w:val="0"/>
          <w:numId w:val="6"/>
        </w:numPr>
        <w:ind w:leftChars="0"/>
        <w:rPr>
          <w:b/>
          <w:bCs/>
        </w:rPr>
      </w:pPr>
      <w:r w:rsidRPr="00757194">
        <w:rPr>
          <w:b/>
          <w:bCs/>
        </w:rPr>
        <w:t>Momentum Oscillators</w:t>
      </w:r>
    </w:p>
    <w:p w14:paraId="6E6F236B" w14:textId="77777777" w:rsidR="005C76E8" w:rsidRPr="005C76E8" w:rsidRDefault="005C76E8" w:rsidP="00F86B59">
      <w:r w:rsidRPr="005C76E8">
        <w:t xml:space="preserve">Momentum is a trend-following strategy, where the strategy buys the assets which have performed well in the past and sells the assets which have performed badly. </w:t>
      </w:r>
      <w:proofErr w:type="spellStart"/>
      <w:r w:rsidRPr="005C76E8">
        <w:t>Okunev</w:t>
      </w:r>
      <w:proofErr w:type="spellEnd"/>
      <w:r w:rsidRPr="005C76E8">
        <w:t xml:space="preserve"> and White (2001)</w:t>
      </w:r>
      <w:r w:rsidRPr="005C76E8">
        <w:rPr>
          <w:vertAlign w:val="superscript"/>
        </w:rPr>
        <w:footnoteReference w:id="8"/>
      </w:r>
      <w:r w:rsidRPr="005C76E8">
        <w:t xml:space="preserve"> used moving average rule and concluded that there was potential to generate excess returns in foreign exchange markets by adopting a momentum strategy and suggested not all foreign exchange markets operate in an efficient manner. </w:t>
      </w:r>
      <w:proofErr w:type="gramStart"/>
      <w:r w:rsidRPr="005C76E8">
        <w:t>However</w:t>
      </w:r>
      <w:proofErr w:type="gramEnd"/>
      <w:r w:rsidRPr="005C76E8">
        <w:t xml:space="preserve"> </w:t>
      </w:r>
      <w:proofErr w:type="spellStart"/>
      <w:r w:rsidRPr="005C76E8">
        <w:t>Pukthuanthong</w:t>
      </w:r>
      <w:proofErr w:type="spellEnd"/>
      <w:r w:rsidRPr="005C76E8">
        <w:t>-Le and Thomas (2008) found that the profitability of trend following eroded for major currencies and their associated cross exchange rates around the mid-1990s</w:t>
      </w:r>
      <w:r w:rsidRPr="005C76E8">
        <w:rPr>
          <w:vertAlign w:val="superscript"/>
        </w:rPr>
        <w:footnoteReference w:id="9"/>
      </w:r>
      <w:r w:rsidRPr="005C76E8">
        <w:t xml:space="preserve">. Rohrbach, </w:t>
      </w:r>
      <w:proofErr w:type="spellStart"/>
      <w:r w:rsidRPr="005C76E8">
        <w:t>Suremann</w:t>
      </w:r>
      <w:proofErr w:type="spellEnd"/>
      <w:r w:rsidRPr="005C76E8">
        <w:t xml:space="preserve"> and</w:t>
      </w:r>
      <w:r w:rsidRPr="00757194">
        <w:rPr>
          <w:i/>
        </w:rPr>
        <w:t xml:space="preserve"> </w:t>
      </w:r>
      <w:proofErr w:type="spellStart"/>
      <w:r w:rsidRPr="005C76E8">
        <w:t>Osterrieder</w:t>
      </w:r>
      <w:proofErr w:type="spellEnd"/>
      <w:r w:rsidRPr="005C76E8">
        <w:t xml:space="preserve"> (2017)</w:t>
      </w:r>
      <w:r w:rsidRPr="005C76E8">
        <w:rPr>
          <w:vertAlign w:val="superscript"/>
        </w:rPr>
        <w:footnoteReference w:id="10"/>
      </w:r>
      <w:r w:rsidRPr="005C76E8">
        <w:t xml:space="preserve"> also suggested momentum trading strategies for G10 worked well until 2008 global financial crisis and are no longer profitable.</w:t>
      </w:r>
    </w:p>
    <w:p w14:paraId="38AEB775" w14:textId="77777777" w:rsidR="00477827" w:rsidRPr="005C76E8" w:rsidRDefault="005C76E8" w:rsidP="008233E7">
      <w:r w:rsidRPr="005C76E8">
        <w:rPr>
          <w:b/>
        </w:rPr>
        <w:t>Relative strength index</w:t>
      </w:r>
      <w:r w:rsidRPr="005C76E8">
        <w:t xml:space="preserve"> is a momentum oscillator </w:t>
      </w:r>
      <w:r w:rsidR="005639FC">
        <w:t xml:space="preserve">created </w:t>
      </w:r>
      <w:r w:rsidR="005639FC" w:rsidRPr="005C76E8">
        <w:t xml:space="preserve">by J. Welles Wilder, </w:t>
      </w:r>
      <w:r w:rsidR="005639FC">
        <w:t>measuring</w:t>
      </w:r>
      <w:r w:rsidRPr="005C76E8">
        <w:t xml:space="preserve"> the price movements</w:t>
      </w:r>
      <w:r w:rsidR="005639FC">
        <w:t xml:space="preserve"> </w:t>
      </w:r>
      <w:r w:rsidR="005639FC" w:rsidRPr="005639FC">
        <w:rPr>
          <w:rFonts w:hint="eastAsia"/>
        </w:rPr>
        <w:t>s</w:t>
      </w:r>
      <w:r w:rsidR="005639FC" w:rsidRPr="005639FC">
        <w:t>peed and change</w:t>
      </w:r>
      <w:r w:rsidRPr="005C76E8">
        <w:t>. RSI with n-day lookback period is calculated as follows:</w:t>
      </w:r>
    </w:p>
    <w:p w14:paraId="5647F0F7" w14:textId="77777777" w:rsidR="005C76E8" w:rsidRPr="00477827" w:rsidRDefault="005C76E8" w:rsidP="008233E7">
      <w:pPr>
        <w:rPr>
          <w:lang w:val="en-ZA"/>
        </w:rPr>
      </w:pPr>
      <m:oMathPara>
        <m:oMath>
          <m:r>
            <m:rPr>
              <m:sty m:val="p"/>
            </m:rPr>
            <w:rPr>
              <w:rFonts w:ascii="Cambria Math" w:hAnsi="Cambria Math"/>
            </w:rPr>
            <m:t xml:space="preserve">RSI= 100 – </m:t>
          </m:r>
          <m:f>
            <m:fPr>
              <m:ctrlPr>
                <w:rPr>
                  <w:rFonts w:ascii="Cambria Math" w:hAnsi="Cambria Math"/>
                  <w:lang w:val="en-ZA"/>
                </w:rPr>
              </m:ctrlPr>
            </m:fPr>
            <m:num>
              <m:r>
                <m:rPr>
                  <m:sty m:val="p"/>
                </m:rPr>
                <w:rPr>
                  <w:rFonts w:ascii="Cambria Math" w:hAnsi="Cambria Math"/>
                </w:rPr>
                <m:t>100</m:t>
              </m:r>
            </m:num>
            <m:den>
              <m:r>
                <m:rPr>
                  <m:sty m:val="p"/>
                </m:rPr>
                <w:rPr>
                  <w:rFonts w:ascii="Cambria Math" w:hAnsi="Cambria Math"/>
                </w:rPr>
                <m:t>(1+</m:t>
              </m:r>
              <m:f>
                <m:fPr>
                  <m:ctrlPr>
                    <w:rPr>
                      <w:rFonts w:ascii="Cambria Math" w:hAnsi="Cambria Math"/>
                      <w:lang w:val="en-ZA"/>
                    </w:rPr>
                  </m:ctrlPr>
                </m:fPr>
                <m:num>
                  <m:r>
                    <m:rPr>
                      <m:sty m:val="p"/>
                    </m:rPr>
                    <w:rPr>
                      <w:rFonts w:ascii="Cambria Math" w:hAnsi="Cambria Math"/>
                    </w:rPr>
                    <m:t>Average of Upward Price Change in n-day period</m:t>
                  </m:r>
                </m:num>
                <m:den>
                  <m:r>
                    <m:rPr>
                      <m:sty m:val="p"/>
                    </m:rPr>
                    <w:rPr>
                      <w:rFonts w:ascii="Cambria Math" w:hAnsi="Cambria Math"/>
                    </w:rPr>
                    <m:t>Average of Downward Price Change in n-day period</m:t>
                  </m:r>
                </m:den>
              </m:f>
              <m:r>
                <m:rPr>
                  <m:sty m:val="p"/>
                </m:rPr>
                <w:rPr>
                  <w:rFonts w:ascii="Cambria Math" w:hAnsi="Cambria Math"/>
                </w:rPr>
                <m:t>)</m:t>
              </m:r>
            </m:den>
          </m:f>
        </m:oMath>
      </m:oMathPara>
    </w:p>
    <w:p w14:paraId="7E62D15D" w14:textId="77777777" w:rsidR="005C76E8" w:rsidRPr="005C76E8" w:rsidRDefault="005C76E8" w:rsidP="008233E7">
      <w:pPr>
        <w:rPr>
          <w:rFonts w:eastAsia="PMingLiU"/>
        </w:rPr>
      </w:pPr>
      <w:r w:rsidRPr="005C76E8">
        <w:t xml:space="preserve">RSI oscillates between zero and 100 and traditionally the RSI suggests an overbought signal when above 70 and oversold signal when below 30. </w:t>
      </w:r>
    </w:p>
    <w:p w14:paraId="3006CCA8" w14:textId="77777777" w:rsidR="005C76E8" w:rsidRDefault="005C76E8" w:rsidP="008233E7">
      <w:r w:rsidRPr="005C76E8">
        <w:t>Anderson and Li (Anderson and Li, 2015)</w:t>
      </w:r>
      <w:r w:rsidRPr="005C76E8">
        <w:rPr>
          <w:vertAlign w:val="superscript"/>
        </w:rPr>
        <w:footnoteReference w:id="11"/>
      </w:r>
      <w:r w:rsidRPr="005C76E8">
        <w:t xml:space="preserve"> reviewed whether the standard configuration of RSI below 30 and RSI above 70 as buy or sell threshold would generate any trading profits, and also any recalibration of the threshold would lead to trading profits by trading USDCHF. They found that </w:t>
      </w:r>
      <w:r w:rsidR="00763DFC" w:rsidRPr="00763DFC">
        <w:t>changing</w:t>
      </w:r>
      <w:r w:rsidRPr="005C76E8">
        <w:t xml:space="preserve"> the buying and selling threshold could still </w:t>
      </w:r>
      <w:r w:rsidR="00763DFC">
        <w:t>give</w:t>
      </w:r>
      <w:r w:rsidRPr="005C76E8">
        <w:t xml:space="preserve"> profits and suggested the market is neither in strong-form efficiency (all information</w:t>
      </w:r>
      <w:r w:rsidR="00763DFC">
        <w:t xml:space="preserve"> including</w:t>
      </w:r>
      <w:r w:rsidRPr="005C76E8">
        <w:t xml:space="preserve"> public </w:t>
      </w:r>
      <w:r w:rsidR="00763DFC">
        <w:t xml:space="preserve">information </w:t>
      </w:r>
      <w:r w:rsidRPr="005C76E8">
        <w:t xml:space="preserve">and </w:t>
      </w:r>
      <w:r w:rsidR="00763DFC">
        <w:t>private information</w:t>
      </w:r>
      <w:r w:rsidRPr="005C76E8">
        <w:t xml:space="preserve">, is accounted for in current asset prices, and no information can give an investor an advantage on the market) nor semi-strong form efficiency (public information is part of a assets current price, investors cannot utilize either </w:t>
      </w:r>
      <w:r w:rsidRPr="005C76E8">
        <w:lastRenderedPageBreak/>
        <w:t xml:space="preserve">technical or fundamental analysis, though information not available to the public can help investors). </w:t>
      </w:r>
    </w:p>
    <w:p w14:paraId="0FE603DA" w14:textId="708E19E0" w:rsidR="005C76E8" w:rsidRDefault="005C76E8" w:rsidP="008233E7">
      <w:r w:rsidRPr="005C76E8">
        <w:rPr>
          <w:b/>
        </w:rPr>
        <w:t>Stochastic (</w:t>
      </w:r>
      <w:r w:rsidR="00053210">
        <w:rPr>
          <w:b/>
        </w:rPr>
        <w:t>%</w:t>
      </w:r>
      <w:r w:rsidRPr="005C76E8">
        <w:rPr>
          <w:b/>
        </w:rPr>
        <w:t xml:space="preserve">K %D) </w:t>
      </w:r>
      <w:r w:rsidRPr="005C76E8">
        <w:t>is also another well-known indicator popularized by George Lane in the 1950s, which is a method based on the observation that as price decreases, the daily close prices tend to accumulate ever closer to their extreme lows of the daily range. Conversely, as price increases, the daily close prices tend to accumulate ever closer to the extreme highs of the daily range</w:t>
      </w:r>
      <w:r w:rsidRPr="005C76E8">
        <w:rPr>
          <w:vertAlign w:val="superscript"/>
        </w:rPr>
        <w:footnoteReference w:id="12"/>
      </w:r>
      <w:r w:rsidRPr="005C76E8">
        <w:t>. Stochastic is widely</w:t>
      </w:r>
      <w:r w:rsidR="00053210">
        <w:t xml:space="preserve"> used</w:t>
      </w:r>
      <w:r w:rsidRPr="005C76E8">
        <w:t xml:space="preserve"> in technical analysis and included in some of the key technical analysis textbook</w:t>
      </w:r>
      <w:r w:rsidR="00053210">
        <w:t>s</w:t>
      </w:r>
      <w:r w:rsidRPr="005C76E8">
        <w:t xml:space="preserve"> including Murphy (1999)</w:t>
      </w:r>
      <w:r w:rsidRPr="005C76E8">
        <w:rPr>
          <w:vertAlign w:val="superscript"/>
        </w:rPr>
        <w:footnoteReference w:id="13"/>
      </w:r>
      <w:r w:rsidRPr="005C76E8">
        <w:t>.</w:t>
      </w:r>
    </w:p>
    <w:p w14:paraId="062E8C3A" w14:textId="77777777" w:rsidR="005C76E8" w:rsidRDefault="005C76E8" w:rsidP="008233E7">
      <w:r w:rsidRPr="005C76E8">
        <w:t xml:space="preserve">There are three components for </w:t>
      </w:r>
      <w:r w:rsidR="00053210">
        <w:t>%</w:t>
      </w:r>
      <w:r w:rsidRPr="005C76E8">
        <w:t>K%D:</w:t>
      </w:r>
    </w:p>
    <w:p w14:paraId="42C6523B" w14:textId="77777777" w:rsidR="005C76E8" w:rsidRPr="008233E7" w:rsidRDefault="005C76E8" w:rsidP="002D4C26">
      <w:pPr>
        <w:pStyle w:val="ColorfulList-Accent11"/>
        <w:numPr>
          <w:ilvl w:val="0"/>
          <w:numId w:val="7"/>
        </w:numPr>
        <w:ind w:leftChars="0"/>
        <w:rPr>
          <w:b/>
        </w:rPr>
      </w:pPr>
      <w:r w:rsidRPr="008233E7">
        <w:rPr>
          <w:b/>
        </w:rPr>
        <w:t>Fast Stochastic oscillating %K with n day lookback period</w:t>
      </w:r>
      <w:r w:rsidRPr="008233E7">
        <w:rPr>
          <w:b/>
        </w:rPr>
        <w:br/>
      </w:r>
      <w:r w:rsidRPr="008233E7">
        <w:rPr>
          <w:b/>
        </w:rPr>
        <w:br/>
      </w:r>
      <w:r w:rsidRPr="005C76E8">
        <w:t xml:space="preserve">A stochastic oscillator is a momentum indicator comparing a </w:t>
      </w:r>
      <w:proofErr w:type="gramStart"/>
      <w:r w:rsidRPr="005C76E8">
        <w:t>particular closing</w:t>
      </w:r>
      <w:proofErr w:type="gramEnd"/>
      <w:r w:rsidRPr="005C76E8">
        <w:t xml:space="preserve"> price of a security to a range of its prices over a period of n days as follows:</w:t>
      </w:r>
      <w:r w:rsidRPr="005C76E8">
        <w:br/>
      </w:r>
    </w:p>
    <w:p w14:paraId="683F3319" w14:textId="77777777" w:rsidR="005C76E8" w:rsidRPr="00F86B59" w:rsidRDefault="005C76E8" w:rsidP="008233E7">
      <w:pPr>
        <w:rPr>
          <w:lang w:val="en-ZA"/>
        </w:rPr>
      </w:pPr>
      <m:oMathPara>
        <m:oMath>
          <m:r>
            <m:rPr>
              <m:sty m:val="p"/>
            </m:rPr>
            <w:rPr>
              <w:rFonts w:ascii="Cambria Math" w:hAnsi="Cambria Math"/>
            </w:rPr>
            <m:t>%K=</m:t>
          </m:r>
          <m:f>
            <m:fPr>
              <m:ctrlPr>
                <w:rPr>
                  <w:rFonts w:ascii="Cambria Math" w:hAnsi="Cambria Math"/>
                  <w:lang w:val="en-ZA"/>
                </w:rPr>
              </m:ctrlPr>
            </m:fPr>
            <m:num>
              <m:sSub>
                <m:sSubPr>
                  <m:ctrlPr>
                    <w:rPr>
                      <w:rFonts w:ascii="Cambria Math" w:hAnsi="Cambria Math"/>
                      <w:lang w:val="en-ZA"/>
                    </w:rPr>
                  </m:ctrlPr>
                </m:sSubPr>
                <m:e>
                  <m:r>
                    <m:rPr>
                      <m:sty m:val="p"/>
                    </m:rPr>
                    <w:rPr>
                      <w:rFonts w:ascii="Cambria Math" w:hAnsi="Cambria Math"/>
                    </w:rPr>
                    <m:t>Closing price</m:t>
                  </m:r>
                </m:e>
                <m:sub>
                  <m:r>
                    <m:rPr>
                      <m:sty m:val="p"/>
                    </m:rPr>
                    <w:rPr>
                      <w:rFonts w:ascii="Cambria Math" w:hAnsi="Cambria Math"/>
                    </w:rPr>
                    <m:t>T</m:t>
                  </m:r>
                </m:sub>
              </m:sSub>
              <m:r>
                <m:rPr>
                  <m:sty m:val="p"/>
                </m:rPr>
                <w:rPr>
                  <w:rFonts w:ascii="Cambria Math" w:hAnsi="Cambria Math"/>
                </w:rPr>
                <m:t>-Lowest price within n day period</m:t>
              </m:r>
            </m:num>
            <m:den>
              <m:r>
                <m:rPr>
                  <m:sty m:val="p"/>
                </m:rPr>
                <w:rPr>
                  <w:rFonts w:ascii="Cambria Math" w:hAnsi="Cambria Math"/>
                </w:rPr>
                <m:t>Highest price within n day period- Lowest price within n day period</m:t>
              </m:r>
            </m:den>
          </m:f>
        </m:oMath>
      </m:oMathPara>
    </w:p>
    <w:p w14:paraId="2E8234FE" w14:textId="77777777" w:rsidR="005C76E8" w:rsidRPr="005C76E8" w:rsidRDefault="005C76E8" w:rsidP="00A12C29">
      <w:pPr>
        <w:ind w:left="1080"/>
        <w:rPr>
          <w:rFonts w:eastAsia="PMingLiU"/>
        </w:rPr>
      </w:pPr>
      <w:r w:rsidRPr="005C76E8">
        <w:t>This measures on a percentage basis of 0 to 100 where the closing price is in relation to the total price range for the n-day period.</w:t>
      </w:r>
    </w:p>
    <w:p w14:paraId="5437CE30" w14:textId="77777777" w:rsidR="005C76E8" w:rsidRPr="008233E7" w:rsidRDefault="005C76E8" w:rsidP="002D4C26">
      <w:pPr>
        <w:pStyle w:val="ColorfulList-Accent11"/>
        <w:numPr>
          <w:ilvl w:val="0"/>
          <w:numId w:val="7"/>
        </w:numPr>
        <w:ind w:leftChars="0"/>
        <w:rPr>
          <w:b/>
        </w:rPr>
      </w:pPr>
      <w:r w:rsidRPr="008233E7">
        <w:rPr>
          <w:b/>
        </w:rPr>
        <w:t>3-period moving average of %K (%D)</w:t>
      </w:r>
      <w:r w:rsidRPr="005C76E8">
        <w:t xml:space="preserve"> as a 3-period moving average of %K with formula as follows:</w:t>
      </w:r>
    </w:p>
    <w:p w14:paraId="7BEDE013" w14:textId="77777777" w:rsidR="00477827" w:rsidRPr="005C76E8" w:rsidRDefault="00477827" w:rsidP="008233E7"/>
    <w:p w14:paraId="5B984589" w14:textId="77777777" w:rsidR="005C76E8" w:rsidRPr="00477827" w:rsidRDefault="005C76E8" w:rsidP="008233E7">
      <w:pPr>
        <w:rPr>
          <w:lang w:val="en-ZA"/>
        </w:rPr>
      </w:pPr>
      <m:oMathPara>
        <m:oMath>
          <m:r>
            <m:rPr>
              <m:sty m:val="p"/>
            </m:rPr>
            <w:rPr>
              <w:rFonts w:ascii="Cambria Math" w:hAnsi="Cambria Math"/>
            </w:rPr>
            <m:t>%</m:t>
          </m:r>
          <m:sSub>
            <m:sSubPr>
              <m:ctrlPr>
                <w:rPr>
                  <w:rFonts w:ascii="Cambria Math" w:hAnsi="Cambria Math"/>
                  <w:lang w:val="en-ZA"/>
                </w:rPr>
              </m:ctrlPr>
            </m:sSubPr>
            <m:e>
              <m:r>
                <m:rPr>
                  <m:sty m:val="p"/>
                </m:rPr>
                <w:rPr>
                  <w:rFonts w:ascii="Cambria Math" w:hAnsi="Cambria Math"/>
                </w:rPr>
                <m:t>D</m:t>
              </m:r>
            </m:e>
            <m:sub>
              <m:r>
                <m:rPr>
                  <m:sty m:val="p"/>
                </m:rPr>
                <w:rPr>
                  <w:rFonts w:ascii="Cambria Math" w:hAnsi="Cambria Math"/>
                </w:rPr>
                <m:t>T</m:t>
              </m:r>
            </m:sub>
          </m:sSub>
          <m:r>
            <m:rPr>
              <m:sty m:val="p"/>
            </m:rPr>
            <w:rPr>
              <w:rFonts w:ascii="Cambria Math" w:hAnsi="Cambria Math"/>
            </w:rPr>
            <m:t xml:space="preserve">= </m:t>
          </m:r>
          <m:f>
            <m:fPr>
              <m:ctrlPr>
                <w:rPr>
                  <w:rFonts w:ascii="Cambria Math" w:hAnsi="Cambria Math"/>
                  <w:lang w:val="en-ZA"/>
                </w:rPr>
              </m:ctrlPr>
            </m:fPr>
            <m:num>
              <m:r>
                <m:rPr>
                  <m:sty m:val="p"/>
                </m:rPr>
                <w:rPr>
                  <w:rFonts w:ascii="Cambria Math" w:hAnsi="Cambria Math"/>
                </w:rPr>
                <m:t>%</m:t>
              </m:r>
              <m:sSub>
                <m:sSubPr>
                  <m:ctrlPr>
                    <w:rPr>
                      <w:rFonts w:ascii="Cambria Math" w:hAnsi="Cambria Math"/>
                      <w:lang w:val="en-ZA"/>
                    </w:rPr>
                  </m:ctrlPr>
                </m:sSubPr>
                <m:e>
                  <m:r>
                    <m:rPr>
                      <m:sty m:val="p"/>
                    </m:rPr>
                    <w:rPr>
                      <w:rFonts w:ascii="Cambria Math" w:hAnsi="Cambria Math"/>
                    </w:rPr>
                    <m:t>K</m:t>
                  </m:r>
                </m:e>
                <m:sub>
                  <m:r>
                    <m:rPr>
                      <m:sty m:val="p"/>
                    </m:rPr>
                    <w:rPr>
                      <w:rFonts w:ascii="Cambria Math" w:hAnsi="Cambria Math"/>
                    </w:rPr>
                    <m:t>T</m:t>
                  </m:r>
                </m:sub>
              </m:sSub>
              <m:r>
                <m:rPr>
                  <m:sty m:val="p"/>
                </m:rPr>
                <w:rPr>
                  <w:rFonts w:ascii="Cambria Math" w:hAnsi="Cambria Math"/>
                </w:rPr>
                <m:t>+%</m:t>
              </m:r>
              <m:sSub>
                <m:sSubPr>
                  <m:ctrlPr>
                    <w:rPr>
                      <w:rFonts w:ascii="Cambria Math" w:hAnsi="Cambria Math"/>
                      <w:lang w:val="en-ZA"/>
                    </w:rPr>
                  </m:ctrlPr>
                </m:sSubPr>
                <m:e>
                  <m:r>
                    <m:rPr>
                      <m:sty m:val="p"/>
                    </m:rPr>
                    <w:rPr>
                      <w:rFonts w:ascii="Cambria Math" w:hAnsi="Cambria Math"/>
                    </w:rPr>
                    <m:t>K</m:t>
                  </m:r>
                </m:e>
                <m:sub>
                  <m:r>
                    <m:rPr>
                      <m:sty m:val="p"/>
                    </m:rPr>
                    <w:rPr>
                      <w:rFonts w:ascii="Cambria Math" w:hAnsi="Cambria Math"/>
                    </w:rPr>
                    <m:t>T-1</m:t>
                  </m:r>
                </m:sub>
              </m:sSub>
              <m:r>
                <m:rPr>
                  <m:sty m:val="p"/>
                </m:rPr>
                <w:rPr>
                  <w:rFonts w:ascii="Cambria Math" w:hAnsi="Cambria Math"/>
                </w:rPr>
                <m:t>+%</m:t>
              </m:r>
              <m:sSub>
                <m:sSubPr>
                  <m:ctrlPr>
                    <w:rPr>
                      <w:rFonts w:ascii="Cambria Math" w:hAnsi="Cambria Math"/>
                      <w:lang w:val="en-ZA"/>
                    </w:rPr>
                  </m:ctrlPr>
                </m:sSubPr>
                <m:e>
                  <m:r>
                    <m:rPr>
                      <m:sty m:val="p"/>
                    </m:rPr>
                    <w:rPr>
                      <w:rFonts w:ascii="Cambria Math" w:hAnsi="Cambria Math"/>
                    </w:rPr>
                    <m:t>K</m:t>
                  </m:r>
                </m:e>
                <m:sub>
                  <m:r>
                    <m:rPr>
                      <m:sty m:val="p"/>
                    </m:rPr>
                    <w:rPr>
                      <w:rFonts w:ascii="Cambria Math" w:hAnsi="Cambria Math"/>
                    </w:rPr>
                    <m:t>T-2</m:t>
                  </m:r>
                </m:sub>
              </m:sSub>
            </m:num>
            <m:den>
              <m:r>
                <m:rPr>
                  <m:sty m:val="p"/>
                </m:rPr>
                <w:rPr>
                  <w:rFonts w:ascii="Cambria Math" w:hAnsi="Cambria Math"/>
                </w:rPr>
                <m:t>3</m:t>
              </m:r>
            </m:den>
          </m:f>
        </m:oMath>
      </m:oMathPara>
    </w:p>
    <w:p w14:paraId="6FBA3488" w14:textId="49FBAD42" w:rsidR="005C76E8" w:rsidRPr="00477827" w:rsidRDefault="005C76E8" w:rsidP="008233E7">
      <w:pPr>
        <w:rPr>
          <w:lang w:val="en-ZA"/>
        </w:rPr>
      </w:pPr>
    </w:p>
    <w:p w14:paraId="557E3A85" w14:textId="77777777" w:rsidR="005C76E8" w:rsidRPr="008233E7" w:rsidRDefault="005C76E8" w:rsidP="002D4C26">
      <w:pPr>
        <w:pStyle w:val="ColorfulList-Accent11"/>
        <w:numPr>
          <w:ilvl w:val="0"/>
          <w:numId w:val="7"/>
        </w:numPr>
        <w:ind w:leftChars="0"/>
        <w:rPr>
          <w:rFonts w:eastAsia="PMingLiU"/>
          <w:b/>
        </w:rPr>
      </w:pPr>
      <w:r w:rsidRPr="008233E7">
        <w:rPr>
          <w:b/>
        </w:rPr>
        <w:t xml:space="preserve">3-period slow stochastic oscillating %D </w:t>
      </w:r>
      <w:r w:rsidRPr="005C76E8">
        <w:t>as 3-period of moving average of %K with formula as follows:</w:t>
      </w:r>
    </w:p>
    <w:p w14:paraId="7BB0717B" w14:textId="77777777" w:rsidR="005C76E8" w:rsidRPr="005C76E8" w:rsidRDefault="005C76E8" w:rsidP="008233E7">
      <m:oMathPara>
        <m:oMath>
          <m:r>
            <m:rPr>
              <m:sty m:val="p"/>
            </m:rPr>
            <w:rPr>
              <w:rFonts w:ascii="Cambria Math" w:hAnsi="Cambria Math"/>
            </w:rPr>
            <m:t xml:space="preserve">%Slow </m:t>
          </m:r>
          <m:sSub>
            <m:sSubPr>
              <m:ctrlPr>
                <w:rPr>
                  <w:rFonts w:ascii="Cambria Math" w:hAnsi="Cambria Math"/>
                  <w:lang w:val="en-ZA"/>
                </w:rPr>
              </m:ctrlPr>
            </m:sSubPr>
            <m:e>
              <m:r>
                <m:rPr>
                  <m:sty m:val="p"/>
                </m:rPr>
                <w:rPr>
                  <w:rFonts w:ascii="Cambria Math" w:hAnsi="Cambria Math"/>
                </w:rPr>
                <m:t>D</m:t>
              </m:r>
            </m:e>
            <m:sub>
              <m:r>
                <m:rPr>
                  <m:sty m:val="p"/>
                </m:rPr>
                <w:rPr>
                  <w:rFonts w:ascii="Cambria Math" w:hAnsi="Cambria Math"/>
                </w:rPr>
                <m:t>T</m:t>
              </m:r>
            </m:sub>
          </m:sSub>
          <m:r>
            <m:rPr>
              <m:sty m:val="p"/>
            </m:rPr>
            <w:rPr>
              <w:rFonts w:ascii="Cambria Math" w:hAnsi="Cambria Math"/>
            </w:rPr>
            <m:t xml:space="preserve">= </m:t>
          </m:r>
          <m:f>
            <m:fPr>
              <m:ctrlPr>
                <w:rPr>
                  <w:rFonts w:ascii="Cambria Math" w:hAnsi="Cambria Math"/>
                  <w:lang w:val="en-ZA"/>
                </w:rPr>
              </m:ctrlPr>
            </m:fPr>
            <m:num>
              <m:r>
                <m:rPr>
                  <m:sty m:val="p"/>
                </m:rPr>
                <w:rPr>
                  <w:rFonts w:ascii="Cambria Math" w:hAnsi="Cambria Math"/>
                </w:rPr>
                <m:t>%</m:t>
              </m:r>
              <m:sSub>
                <m:sSubPr>
                  <m:ctrlPr>
                    <w:rPr>
                      <w:rFonts w:ascii="Cambria Math" w:hAnsi="Cambria Math"/>
                      <w:lang w:val="en-ZA"/>
                    </w:rPr>
                  </m:ctrlPr>
                </m:sSubPr>
                <m:e>
                  <m:r>
                    <m:rPr>
                      <m:sty m:val="p"/>
                    </m:rPr>
                    <w:rPr>
                      <w:rFonts w:ascii="Cambria Math" w:hAnsi="Cambria Math"/>
                    </w:rPr>
                    <m:t>D</m:t>
                  </m:r>
                </m:e>
                <m:sub>
                  <m:r>
                    <m:rPr>
                      <m:sty m:val="p"/>
                    </m:rPr>
                    <w:rPr>
                      <w:rFonts w:ascii="Cambria Math" w:hAnsi="Cambria Math"/>
                    </w:rPr>
                    <m:t>T</m:t>
                  </m:r>
                </m:sub>
              </m:sSub>
              <m:r>
                <m:rPr>
                  <m:sty m:val="p"/>
                </m:rPr>
                <w:rPr>
                  <w:rFonts w:ascii="Cambria Math" w:hAnsi="Cambria Math"/>
                </w:rPr>
                <m:t>+%</m:t>
              </m:r>
              <m:sSub>
                <m:sSubPr>
                  <m:ctrlPr>
                    <w:rPr>
                      <w:rFonts w:ascii="Cambria Math" w:hAnsi="Cambria Math"/>
                      <w:lang w:val="en-ZA"/>
                    </w:rPr>
                  </m:ctrlPr>
                </m:sSubPr>
                <m:e>
                  <m:r>
                    <m:rPr>
                      <m:sty m:val="p"/>
                    </m:rPr>
                    <w:rPr>
                      <w:rFonts w:ascii="Cambria Math" w:hAnsi="Cambria Math"/>
                    </w:rPr>
                    <m:t>D</m:t>
                  </m:r>
                </m:e>
                <m:sub>
                  <m:r>
                    <m:rPr>
                      <m:sty m:val="p"/>
                    </m:rPr>
                    <w:rPr>
                      <w:rFonts w:ascii="Cambria Math" w:hAnsi="Cambria Math"/>
                    </w:rPr>
                    <m:t>T-1</m:t>
                  </m:r>
                </m:sub>
              </m:sSub>
              <m:r>
                <m:rPr>
                  <m:sty m:val="p"/>
                </m:rPr>
                <w:rPr>
                  <w:rFonts w:ascii="Cambria Math" w:hAnsi="Cambria Math"/>
                </w:rPr>
                <m:t>+%</m:t>
              </m:r>
              <m:sSub>
                <m:sSubPr>
                  <m:ctrlPr>
                    <w:rPr>
                      <w:rFonts w:ascii="Cambria Math" w:hAnsi="Cambria Math"/>
                      <w:lang w:val="en-ZA"/>
                    </w:rPr>
                  </m:ctrlPr>
                </m:sSubPr>
                <m:e>
                  <m:r>
                    <m:rPr>
                      <m:sty m:val="p"/>
                    </m:rPr>
                    <w:rPr>
                      <w:rFonts w:ascii="Cambria Math" w:hAnsi="Cambria Math"/>
                    </w:rPr>
                    <m:t>D</m:t>
                  </m:r>
                </m:e>
                <m:sub>
                  <m:r>
                    <m:rPr>
                      <m:sty m:val="p"/>
                    </m:rPr>
                    <w:rPr>
                      <w:rFonts w:ascii="Cambria Math" w:hAnsi="Cambria Math"/>
                    </w:rPr>
                    <m:t>T-2</m:t>
                  </m:r>
                </m:sub>
              </m:sSub>
            </m:num>
            <m:den>
              <m:r>
                <m:rPr>
                  <m:sty m:val="p"/>
                </m:rPr>
                <w:rPr>
                  <w:rFonts w:ascii="Cambria Math" w:hAnsi="Cambria Math"/>
                </w:rPr>
                <m:t>3</m:t>
              </m:r>
            </m:den>
          </m:f>
        </m:oMath>
      </m:oMathPara>
    </w:p>
    <w:p w14:paraId="6A0F0869" w14:textId="77777777" w:rsidR="005C76E8" w:rsidRDefault="005C76E8" w:rsidP="008233E7">
      <w:r w:rsidRPr="005C76E8">
        <w:t>These formulas produce two lines oscillating between 0 and 100. D line is a slower line and K line is a faster line and the signal to watch is a divergence between the price of the underlying market and the D line when D line is in an oversold or overbought area.</w:t>
      </w:r>
    </w:p>
    <w:p w14:paraId="5DC28387" w14:textId="77777777" w:rsidR="005C76E8" w:rsidRPr="005C76E8" w:rsidRDefault="005C76E8" w:rsidP="008233E7">
      <w:r w:rsidRPr="005C76E8">
        <w:lastRenderedPageBreak/>
        <w:t>There is prior study (Bhavani and Pichai, 2016)</w:t>
      </w:r>
      <w:r w:rsidRPr="005C76E8">
        <w:rPr>
          <w:vertAlign w:val="superscript"/>
        </w:rPr>
        <w:footnoteReference w:id="14"/>
      </w:r>
      <w:r w:rsidRPr="005C76E8">
        <w:t xml:space="preserve"> of trading EUR and USD as one of the G10 currency pairs in the foreign exchange market using technical analysis tools, including Stochastic Oscillator, Relative Strength Index (RSI), Bollinger bands and Parabolic Stop and Reversal (PSAR) and suggests the benefits of algorithmic trading to overcome mental concentration issues.</w:t>
      </w:r>
    </w:p>
    <w:p w14:paraId="0A3CB4A7" w14:textId="77777777" w:rsidR="005C76E8" w:rsidRPr="005C76E8" w:rsidRDefault="005C76E8" w:rsidP="008233E7">
      <w:pPr>
        <w:rPr>
          <w:rFonts w:eastAsia="PMingLiU"/>
        </w:rPr>
      </w:pPr>
      <w:r w:rsidRPr="005C76E8">
        <w:t xml:space="preserve">When talking about oscillator, one of the well-known oscillators is called </w:t>
      </w:r>
      <w:r w:rsidRPr="005C76E8">
        <w:rPr>
          <w:b/>
        </w:rPr>
        <w:t xml:space="preserve">William percentage range </w:t>
      </w:r>
      <w:r w:rsidRPr="005C76E8">
        <w:t xml:space="preserve">(William %R). William % R was developed by Larry William to see where today’s close was in Relationship to the Range of the last “X” </w:t>
      </w:r>
      <w:proofErr w:type="gramStart"/>
      <w:r w:rsidRPr="005C76E8">
        <w:t>time period</w:t>
      </w:r>
      <w:proofErr w:type="gramEnd"/>
      <w:r w:rsidRPr="005C76E8">
        <w:t xml:space="preserve">. This was first mentioned in Larry’s book </w:t>
      </w:r>
      <w:proofErr w:type="spellStart"/>
      <w:r w:rsidRPr="005C76E8">
        <w:t>book</w:t>
      </w:r>
      <w:proofErr w:type="spellEnd"/>
      <w:r w:rsidRPr="005C76E8">
        <w:t>, “How to Select Stocks for Immediate &amp; Substantial Gains” in 1967</w:t>
      </w:r>
      <w:r w:rsidRPr="005C76E8">
        <w:rPr>
          <w:vertAlign w:val="superscript"/>
        </w:rPr>
        <w:footnoteReference w:id="15"/>
      </w:r>
      <w:r w:rsidRPr="005C76E8">
        <w:t xml:space="preserve">. By then William % R has been used widely in the technical </w:t>
      </w:r>
      <w:proofErr w:type="gramStart"/>
      <w:r w:rsidRPr="005C76E8">
        <w:t>analysis, and</w:t>
      </w:r>
      <w:proofErr w:type="gramEnd"/>
      <w:r w:rsidRPr="005C76E8">
        <w:t xml:space="preserve"> included in some of the key technical analysis textbook including Murphy (1999)</w:t>
      </w:r>
      <w:r w:rsidRPr="005C76E8">
        <w:rPr>
          <w:vertAlign w:val="superscript"/>
        </w:rPr>
        <w:footnoteReference w:id="16"/>
      </w:r>
      <w:r w:rsidRPr="005C76E8">
        <w:t xml:space="preserve">. </w:t>
      </w:r>
    </w:p>
    <w:p w14:paraId="55EB1FA4" w14:textId="77777777" w:rsidR="005C76E8" w:rsidRDefault="005C76E8" w:rsidP="008233E7">
      <w:r w:rsidRPr="005C76E8">
        <w:rPr>
          <w:b/>
        </w:rPr>
        <w:t>Williams %R</w:t>
      </w:r>
      <w:r w:rsidRPr="005C76E8">
        <w:t xml:space="preserve"> is calculated as follows:</w:t>
      </w:r>
    </w:p>
    <w:p w14:paraId="3AFE7E49" w14:textId="77777777" w:rsidR="005C76E8" w:rsidRPr="00477827" w:rsidRDefault="005C76E8" w:rsidP="008233E7">
      <m:oMathPara>
        <m:oMath>
          <m:r>
            <m:rPr>
              <m:sty m:val="p"/>
            </m:rPr>
            <w:rPr>
              <w:rFonts w:ascii="Cambria Math" w:hAnsi="Cambria Math"/>
            </w:rPr>
            <m:t>WR=</m:t>
          </m:r>
          <m:f>
            <m:fPr>
              <m:ctrlPr>
                <w:rPr>
                  <w:rFonts w:ascii="Cambria Math" w:hAnsi="Cambria Math"/>
                  <w:lang w:val="en-ZA"/>
                </w:rPr>
              </m:ctrlPr>
            </m:fPr>
            <m:num>
              <m:r>
                <m:rPr>
                  <m:sty m:val="p"/>
                </m:rPr>
                <w:rPr>
                  <w:rFonts w:ascii="Cambria Math" w:hAnsi="Cambria Math"/>
                </w:rPr>
                <m:t xml:space="preserve">HighestHigh-CurrentClose </m:t>
              </m:r>
            </m:num>
            <m:den>
              <m:r>
                <m:rPr>
                  <m:sty m:val="p"/>
                </m:rPr>
                <w:rPr>
                  <w:rFonts w:ascii="Cambria Math" w:hAnsi="Cambria Math"/>
                </w:rPr>
                <m:t xml:space="preserve">HighestHigh-LowestLow </m:t>
              </m:r>
            </m:den>
          </m:f>
          <m:r>
            <m:rPr>
              <m:sty m:val="p"/>
            </m:rPr>
            <w:rPr>
              <w:rFonts w:ascii="Cambria Math" w:hAnsi="Cambria Math"/>
            </w:rPr>
            <m:t>*100</m:t>
          </m:r>
        </m:oMath>
      </m:oMathPara>
    </w:p>
    <w:p w14:paraId="34CBCEBD" w14:textId="77777777" w:rsidR="005C76E8" w:rsidRDefault="005C76E8" w:rsidP="008233E7">
      <w:r w:rsidRPr="005C76E8">
        <w:t xml:space="preserve">The indicator </w:t>
      </w:r>
      <w:r w:rsidR="00757194">
        <w:t>is</w:t>
      </w:r>
      <w:r w:rsidRPr="005C76E8">
        <w:t xml:space="preserve"> oscillated between 0 and 100. This is used as buying sign when %R is closer to 100 or conversely to sell when %R is close to 0.</w:t>
      </w:r>
    </w:p>
    <w:p w14:paraId="3219A149" w14:textId="41AC7793" w:rsidR="0074277C" w:rsidRDefault="0067580C" w:rsidP="0023752C">
      <w:r>
        <w:t xml:space="preserve">There is another indicator called </w:t>
      </w:r>
      <w:r w:rsidRPr="0067580C">
        <w:rPr>
          <w:b/>
          <w:bCs/>
        </w:rPr>
        <w:t>Commodity Channel Index (CCI)</w:t>
      </w:r>
      <w:r>
        <w:t xml:space="preserve">. It is an oscillator </w:t>
      </w:r>
      <w:r w:rsidRPr="000F287A">
        <w:t>created by</w:t>
      </w:r>
      <w:r w:rsidRPr="002D4C26">
        <w:rPr>
          <w:rFonts w:ascii="PMingLiU" w:hAnsi="PMingLiU"/>
        </w:rPr>
        <w:t xml:space="preserve"> </w:t>
      </w:r>
      <w:r>
        <w:t xml:space="preserve">Donald Lambert in 1980 </w:t>
      </w:r>
      <w:r w:rsidR="0023752C">
        <w:t xml:space="preserve">for commodities market to identify the oversold and overbought </w:t>
      </w:r>
      <w:r w:rsidR="00BA26F7">
        <w:t>position,</w:t>
      </w:r>
      <w:r w:rsidR="0023752C">
        <w:t xml:space="preserve"> </w:t>
      </w:r>
      <w:proofErr w:type="gramStart"/>
      <w:r w:rsidR="0023752C">
        <w:t>similar to</w:t>
      </w:r>
      <w:proofErr w:type="gramEnd"/>
      <w:r w:rsidR="0023752C">
        <w:t xml:space="preserve"> what RSI intends to provide.</w:t>
      </w:r>
      <w:r w:rsidR="0023752C" w:rsidRPr="0067580C" w:rsidDel="0023752C">
        <w:t xml:space="preserve"> </w:t>
      </w:r>
      <w:r w:rsidR="0074277C">
        <w:t xml:space="preserve">Commodity Channel Index </w:t>
      </w:r>
      <w:r w:rsidR="00E5631D">
        <w:t xml:space="preserve">with 20-day lookback period </w:t>
      </w:r>
      <w:r w:rsidR="0074277C">
        <w:t>definition is as follows</w:t>
      </w:r>
    </w:p>
    <w:p w14:paraId="1C4D4364" w14:textId="77777777" w:rsidR="0074277C" w:rsidRPr="005C76E8" w:rsidRDefault="0074277C" w:rsidP="002D4C26">
      <w:pPr>
        <w:pStyle w:val="ColorfulList-Accent11"/>
        <w:numPr>
          <w:ilvl w:val="1"/>
          <w:numId w:val="8"/>
        </w:numPr>
        <w:tabs>
          <w:tab w:val="clear" w:pos="1800"/>
          <w:tab w:val="num" w:pos="851"/>
        </w:tabs>
        <w:ind w:leftChars="0" w:left="851" w:hanging="284"/>
        <w:jc w:val="left"/>
      </w:pPr>
      <w:r w:rsidRPr="005C76E8">
        <w:t>First, the day's Typical Price is calculated:</w:t>
      </w:r>
    </w:p>
    <w:p w14:paraId="503F8113" w14:textId="77777777" w:rsidR="0074277C" w:rsidRPr="005C76E8" w:rsidRDefault="0074277C" w:rsidP="0074277C">
      <w:pPr>
        <w:pStyle w:val="ListParagraph"/>
        <w:ind w:left="440"/>
        <w:jc w:val="left"/>
        <w:rPr>
          <w:rFonts w:eastAsia="Times New Roman"/>
        </w:rPr>
      </w:pPr>
      <m:oMathPara>
        <m:oMath>
          <m:r>
            <m:rPr>
              <m:sty m:val="p"/>
            </m:rPr>
            <w:rPr>
              <w:rFonts w:ascii="Cambria Math" w:hAnsi="Cambria Math"/>
              <w:lang w:eastAsia="zh-TW"/>
            </w:rPr>
            <m:t>T</m:t>
          </m:r>
          <m:r>
            <m:rPr>
              <m:sty m:val="p"/>
            </m:rPr>
            <w:rPr>
              <w:rFonts w:ascii="Cambria Math" w:hAnsi="Cambria Math"/>
            </w:rPr>
            <m:t xml:space="preserve">ypical Price= </m:t>
          </m:r>
          <m:f>
            <m:fPr>
              <m:ctrlPr>
                <w:rPr>
                  <w:rFonts w:ascii="Cambria Math" w:hAnsi="Cambria Math"/>
                  <w:lang w:val="en-ZA"/>
                </w:rPr>
              </m:ctrlPr>
            </m:fPr>
            <m:num>
              <m:r>
                <m:rPr>
                  <m:sty m:val="p"/>
                </m:rPr>
                <w:rPr>
                  <w:rFonts w:ascii="Cambria Math" w:hAnsi="Cambria Math"/>
                </w:rPr>
                <m:t>High price+Low price+Close price</m:t>
              </m:r>
            </m:num>
            <m:den>
              <m:r>
                <m:rPr>
                  <m:sty m:val="p"/>
                </m:rPr>
                <w:rPr>
                  <w:rFonts w:ascii="Cambria Math" w:hAnsi="Cambria Math"/>
                </w:rPr>
                <m:t>3</m:t>
              </m:r>
            </m:den>
          </m:f>
        </m:oMath>
      </m:oMathPara>
    </w:p>
    <w:p w14:paraId="3576E5A7" w14:textId="168399FE" w:rsidR="00E5631D" w:rsidRDefault="003B213A" w:rsidP="002D4C26">
      <w:pPr>
        <w:pStyle w:val="ColorfulList-Accent11"/>
        <w:ind w:left="440"/>
        <w:jc w:val="left"/>
      </w:pPr>
      <w:r>
        <w:rPr>
          <w:rFonts w:eastAsia="Times New Roman"/>
        </w:rPr>
        <w:t xml:space="preserve">  2.  </w:t>
      </w:r>
      <w:r w:rsidR="00E5631D">
        <w:t>Calculate mean</w:t>
      </w:r>
      <w:r>
        <w:t xml:space="preserve"> absolute</w:t>
      </w:r>
      <w:r w:rsidR="00E5631D">
        <w:t xml:space="preserve"> deviation</w:t>
      </w:r>
      <w:r>
        <w:t xml:space="preserve"> of price </w:t>
      </w:r>
    </w:p>
    <w:p w14:paraId="65D86F69" w14:textId="77777777" w:rsidR="00E5631D" w:rsidRDefault="00E5631D" w:rsidP="000F287A">
      <w:pPr>
        <w:jc w:val="left"/>
      </w:pPr>
      <m:oMathPara>
        <m:oMath>
          <m:r>
            <m:rPr>
              <m:sty m:val="p"/>
            </m:rPr>
            <w:rPr>
              <w:rFonts w:ascii="Cambria Math" w:hAnsi="Cambria Math"/>
            </w:rPr>
            <m:t xml:space="preserve">Mean Deivation=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20</m:t>
                  </m:r>
                </m:sup>
                <m:e>
                  <m:r>
                    <w:rPr>
                      <w:rFonts w:ascii="Cambria Math" w:hAnsi="Cambria Math"/>
                    </w:rPr>
                    <m:t>|</m:t>
                  </m:r>
                  <m:r>
                    <m:rPr>
                      <m:sty m:val="p"/>
                    </m:rPr>
                    <w:rPr>
                      <w:rFonts w:ascii="Cambria Math" w:hAnsi="Cambria Math"/>
                    </w:rPr>
                    <m:t>Typical Price-20</m:t>
                  </m:r>
                  <m:r>
                    <m:rPr>
                      <m:sty m:val="p"/>
                    </m:rPr>
                    <w:rPr>
                      <w:rFonts w:ascii="MS Gothic" w:eastAsia="MS Gothic" w:hAnsi="MS Gothic" w:cs="MS Gothic" w:hint="eastAsia"/>
                      <w:lang w:eastAsia="zh-TW"/>
                    </w:rPr>
                    <m:t>-</m:t>
                  </m:r>
                  <m:r>
                    <m:rPr>
                      <m:sty m:val="p"/>
                    </m:rPr>
                    <w:rPr>
                      <w:rFonts w:ascii="Cambria Math" w:hAnsi="Cambria Math"/>
                    </w:rPr>
                    <m:t>period moving average of Typical Price</m:t>
                  </m:r>
                  <m:r>
                    <m:rPr>
                      <m:sty m:val="p"/>
                    </m:rPr>
                    <w:rPr>
                      <w:rFonts w:ascii="Cambria Math" w:eastAsiaTheme="minorEastAsia" w:hAnsi="Cambria Math" w:hint="eastAsia"/>
                      <w:lang w:eastAsia="zh-TW"/>
                    </w:rPr>
                    <m:t>|</m:t>
                  </m:r>
                  <m:r>
                    <m:rPr>
                      <m:sty m:val="p"/>
                    </m:rPr>
                    <w:rPr>
                      <w:rFonts w:ascii="Cambria Math" w:hAnsi="Cambria Math"/>
                    </w:rPr>
                    <m:t xml:space="preserve"> </m:t>
                  </m:r>
                </m:e>
              </m:nary>
            </m:num>
            <m:den>
              <m:r>
                <w:rPr>
                  <w:rFonts w:ascii="Cambria Math" w:eastAsiaTheme="minorEastAsia" w:hAnsi="Cambria Math" w:hint="eastAsia"/>
                  <w:lang w:eastAsia="zh-TW"/>
                </w:rPr>
                <m:t>20</m:t>
              </m:r>
            </m:den>
          </m:f>
        </m:oMath>
      </m:oMathPara>
    </w:p>
    <w:p w14:paraId="20D9F80C" w14:textId="77777777" w:rsidR="0074277C" w:rsidRPr="005C76E8" w:rsidRDefault="003B213A" w:rsidP="002D4C26">
      <w:pPr>
        <w:jc w:val="left"/>
      </w:pPr>
      <w:r>
        <w:t xml:space="preserve">          3. </w:t>
      </w:r>
      <w:r w:rsidR="0074277C">
        <w:t>Calculate Commodity Channel Index</w:t>
      </w:r>
    </w:p>
    <w:p w14:paraId="3B370409" w14:textId="77777777" w:rsidR="0074277C" w:rsidRPr="005C76E8" w:rsidRDefault="0074277C" w:rsidP="0074277C">
      <w:pPr>
        <w:pStyle w:val="ListParagraph"/>
        <w:ind w:left="440"/>
        <w:jc w:val="left"/>
        <w:rPr>
          <w:rFonts w:eastAsia="Times New Roman"/>
        </w:rPr>
      </w:pPr>
      <m:oMathPara>
        <m:oMath>
          <m:r>
            <m:rPr>
              <m:sty m:val="p"/>
            </m:rPr>
            <w:rPr>
              <w:rFonts w:ascii="Cambria Math" w:hAnsi="Cambria Math"/>
              <w:lang w:eastAsia="zh-TW"/>
            </w:rPr>
            <w:lastRenderedPageBreak/>
            <m:t>Commodity Channel Index</m:t>
          </m:r>
          <m:r>
            <m:rPr>
              <m:sty m:val="p"/>
            </m:rPr>
            <w:rPr>
              <w:rFonts w:ascii="Cambria Math" w:hAnsi="Cambria Math"/>
            </w:rPr>
            <m:t>=</m:t>
          </m:r>
          <m:f>
            <m:fPr>
              <m:ctrlPr>
                <w:rPr>
                  <w:rFonts w:ascii="Cambria Math" w:hAnsi="Cambria Math"/>
                  <w:lang w:val="en-ZA"/>
                </w:rPr>
              </m:ctrlPr>
            </m:fPr>
            <m:num>
              <m:r>
                <m:rPr>
                  <m:sty m:val="p"/>
                </m:rPr>
                <w:rPr>
                  <w:rFonts w:ascii="Cambria Math" w:hAnsi="Cambria Math"/>
                </w:rPr>
                <m:t>Typical Price-20</m:t>
              </m:r>
              <m:r>
                <m:rPr>
                  <m:sty m:val="p"/>
                </m:rPr>
                <w:rPr>
                  <w:rFonts w:ascii="Cambria Math" w:eastAsia="MS Gothic" w:hAnsi="Cambria Math" w:cs="MS Gothic" w:hint="eastAsia"/>
                  <w:lang w:eastAsia="zh-TW"/>
                </w:rPr>
                <m:t>-</m:t>
              </m:r>
              <m:r>
                <m:rPr>
                  <m:sty m:val="p"/>
                </m:rPr>
                <w:rPr>
                  <w:rFonts w:ascii="Cambria Math" w:hAnsi="Cambria Math"/>
                </w:rPr>
                <m:t>period moving average of Typical Price</m:t>
              </m:r>
            </m:num>
            <m:den>
              <m:r>
                <m:rPr>
                  <m:sty m:val="p"/>
                </m:rPr>
                <w:rPr>
                  <w:rFonts w:ascii="Cambria Math" w:hAnsi="Cambria Math"/>
                </w:rPr>
                <m:t xml:space="preserve">0.015 x Mean Deivation </m:t>
              </m:r>
            </m:den>
          </m:f>
        </m:oMath>
      </m:oMathPara>
    </w:p>
    <w:p w14:paraId="569AB1FF" w14:textId="0A649DCE" w:rsidR="0074277C" w:rsidRPr="005C76E8" w:rsidRDefault="003D32B7" w:rsidP="0074277C">
      <w:pPr>
        <w:pStyle w:val="ColorfulList-Accent11"/>
        <w:ind w:left="440"/>
        <w:jc w:val="left"/>
        <w:rPr>
          <w:rFonts w:eastAsia="Times New Roman"/>
        </w:rPr>
      </w:pPr>
      <w:r>
        <w:rPr>
          <w:rFonts w:ascii="Cambria Math" w:hAnsi="Cambria Math"/>
          <w:lang w:val="en-ZA"/>
        </w:rPr>
        <w:t xml:space="preserve">We typically use </w:t>
      </w:r>
      <w:proofErr w:type="gramStart"/>
      <w:r w:rsidR="00511F2A">
        <w:rPr>
          <w:rFonts w:ascii="Cambria Math" w:hAnsi="Cambria Math"/>
          <w:lang w:val="en-ZA"/>
        </w:rPr>
        <w:t>20 day</w:t>
      </w:r>
      <w:proofErr w:type="gramEnd"/>
      <w:r w:rsidR="00511F2A">
        <w:rPr>
          <w:rFonts w:ascii="Cambria Math" w:hAnsi="Cambria Math"/>
          <w:lang w:val="en-ZA"/>
        </w:rPr>
        <w:t xml:space="preserve"> period to calculate typical price and mean absolute deviation.</w:t>
      </w:r>
    </w:p>
    <w:p w14:paraId="07AB7768" w14:textId="0366FD52" w:rsidR="0074277C" w:rsidRDefault="006C7EE9" w:rsidP="0023752C">
      <w:r>
        <w:t>With the constant of 0.015</w:t>
      </w:r>
      <w:r w:rsidR="00702B6A">
        <w:t xml:space="preserve">, the majority of the </w:t>
      </w:r>
      <w:r w:rsidR="00702B6A" w:rsidRPr="00702B6A">
        <w:t>Commodity Channel Index would f</w:t>
      </w:r>
      <w:r w:rsidR="00702B6A">
        <w:t>all between -100 and 100 and work similarly to the RSI.</w:t>
      </w:r>
      <w:r w:rsidR="000F287A">
        <w:t xml:space="preserve"> CCI Over 100 sugges</w:t>
      </w:r>
      <w:r w:rsidR="00511F2A">
        <w:t>ts</w:t>
      </w:r>
      <w:r w:rsidR="000F287A">
        <w:t xml:space="preserve"> strong uptrend and trade should be closed when reverting below 100. </w:t>
      </w:r>
      <w:r w:rsidR="00785917">
        <w:t>Similarly,</w:t>
      </w:r>
      <w:r w:rsidR="000F287A">
        <w:t xml:space="preserve"> CCI below -100 suggesting strong downward trend and short sell should be covered when this </w:t>
      </w:r>
      <w:r w:rsidR="00511F2A">
        <w:t>above</w:t>
      </w:r>
      <w:r w:rsidR="000F287A">
        <w:t xml:space="preserve"> -100 level.</w:t>
      </w:r>
      <w:r w:rsidR="00785917">
        <w:t xml:space="preserve"> </w:t>
      </w:r>
    </w:p>
    <w:p w14:paraId="5810763F" w14:textId="77777777" w:rsidR="00785917" w:rsidRDefault="00785917" w:rsidP="0023752C">
      <w:r>
        <w:t>As the name suggests, this was an indicator for commodity markets and research is primarily based on commodity markets.</w:t>
      </w:r>
    </w:p>
    <w:p w14:paraId="0A9521D6" w14:textId="77777777" w:rsidR="00785917" w:rsidRDefault="00785917" w:rsidP="008D225C">
      <w:proofErr w:type="spellStart"/>
      <w:r>
        <w:t>Maitah</w:t>
      </w:r>
      <w:proofErr w:type="spellEnd"/>
      <w:r>
        <w:t xml:space="preserve">, </w:t>
      </w:r>
      <w:proofErr w:type="spellStart"/>
      <w:r>
        <w:t>Prochazka</w:t>
      </w:r>
      <w:proofErr w:type="spellEnd"/>
      <w:r>
        <w:t xml:space="preserve">, Cermak and </w:t>
      </w:r>
      <w:proofErr w:type="spellStart"/>
      <w:r>
        <w:t>Šrédl</w:t>
      </w:r>
      <w:proofErr w:type="spellEnd"/>
      <w:r w:rsidR="004E2A3A">
        <w:rPr>
          <w:rStyle w:val="FootnoteReference"/>
        </w:rPr>
        <w:footnoteReference w:id="17"/>
      </w:r>
      <w:r>
        <w:t xml:space="preserve"> research</w:t>
      </w:r>
      <w:r w:rsidR="004E2A3A">
        <w:t>ed on</w:t>
      </w:r>
      <w:r>
        <w:t xml:space="preserve"> CCI and concluded that this rule is profitable as capturing </w:t>
      </w:r>
      <w:r w:rsidR="008D225C">
        <w:t>volatility using mean deviation during volatile period.</w:t>
      </w:r>
      <w:r w:rsidR="00086C23">
        <w:t xml:space="preserve"> </w:t>
      </w:r>
      <w:proofErr w:type="spellStart"/>
      <w:r w:rsidR="00086C23">
        <w:t>Roudgar</w:t>
      </w:r>
      <w:proofErr w:type="spellEnd"/>
      <w:r w:rsidR="00406170">
        <w:rPr>
          <w:rStyle w:val="FootnoteReference"/>
        </w:rPr>
        <w:footnoteReference w:id="18"/>
      </w:r>
      <w:r w:rsidR="00086C23">
        <w:t xml:space="preserve"> also used CCI as one of the technical indicators among other technical indicators</w:t>
      </w:r>
      <w:r w:rsidR="00406170">
        <w:t>, including simple moving average, m</w:t>
      </w:r>
      <w:r w:rsidR="00406170" w:rsidRPr="00406170">
        <w:t xml:space="preserve">oving </w:t>
      </w:r>
      <w:r w:rsidR="00406170">
        <w:t>a</w:t>
      </w:r>
      <w:r w:rsidR="00406170" w:rsidRPr="00406170">
        <w:t xml:space="preserve">verage </w:t>
      </w:r>
      <w:r w:rsidR="00406170">
        <w:t>c</w:t>
      </w:r>
      <w:r w:rsidR="00406170" w:rsidRPr="00406170">
        <w:t xml:space="preserve">onvergence </w:t>
      </w:r>
      <w:proofErr w:type="gramStart"/>
      <w:r w:rsidR="00406170">
        <w:t>d</w:t>
      </w:r>
      <w:r w:rsidR="00406170" w:rsidRPr="00406170">
        <w:t>ivergence</w:t>
      </w:r>
      <w:r w:rsidR="00406170">
        <w:t>,  s</w:t>
      </w:r>
      <w:r w:rsidR="00406170" w:rsidRPr="00406170">
        <w:t>tochastic</w:t>
      </w:r>
      <w:proofErr w:type="gramEnd"/>
      <w:r w:rsidR="00406170" w:rsidRPr="00406170">
        <w:t xml:space="preserve"> </w:t>
      </w:r>
      <w:r w:rsidR="00406170">
        <w:t>o</w:t>
      </w:r>
      <w:r w:rsidR="00406170" w:rsidRPr="00406170">
        <w:t>scillator</w:t>
      </w:r>
      <w:r w:rsidR="00406170">
        <w:t xml:space="preserve"> and RSI.</w:t>
      </w:r>
      <w:r w:rsidR="00406170" w:rsidRPr="00406170">
        <w:t xml:space="preserve"> </w:t>
      </w:r>
      <w:r w:rsidR="00406170">
        <w:t xml:space="preserve">He produced a </w:t>
      </w:r>
      <w:proofErr w:type="gramStart"/>
      <w:r w:rsidR="00406170">
        <w:t>results</w:t>
      </w:r>
      <w:proofErr w:type="gramEnd"/>
      <w:r w:rsidR="00406170">
        <w:t xml:space="preserve"> of over 60% of the trades are profitable which is highly relevant to our research here.</w:t>
      </w:r>
      <w:r w:rsidR="00086C23">
        <w:t xml:space="preserve"> </w:t>
      </w:r>
    </w:p>
    <w:p w14:paraId="163FC525" w14:textId="77777777" w:rsidR="005C76E8" w:rsidRPr="00FD06A9" w:rsidRDefault="005C76E8" w:rsidP="002D4C26">
      <w:pPr>
        <w:pStyle w:val="ColorfulList-Accent11"/>
        <w:numPr>
          <w:ilvl w:val="0"/>
          <w:numId w:val="6"/>
        </w:numPr>
        <w:ind w:leftChars="0"/>
        <w:rPr>
          <w:b/>
          <w:bCs/>
        </w:rPr>
      </w:pPr>
      <w:r w:rsidRPr="00FD06A9">
        <w:rPr>
          <w:b/>
          <w:bCs/>
        </w:rPr>
        <w:t>Volume Indicators</w:t>
      </w:r>
    </w:p>
    <w:p w14:paraId="277ACAF9" w14:textId="77777777" w:rsidR="005C76E8" w:rsidRPr="005C76E8" w:rsidRDefault="005C76E8" w:rsidP="008233E7">
      <w:r w:rsidRPr="005C76E8">
        <w:t xml:space="preserve">The </w:t>
      </w:r>
      <w:r w:rsidRPr="005C76E8">
        <w:rPr>
          <w:b/>
        </w:rPr>
        <w:t>Money Flow Index (MFI)</w:t>
      </w:r>
      <w:r w:rsidRPr="005C76E8">
        <w:t xml:space="preserve"> is a momentum indicator measur</w:t>
      </w:r>
      <w:r w:rsidR="00763DFC">
        <w:t xml:space="preserve">ing the money </w:t>
      </w:r>
      <w:r w:rsidRPr="005C76E8">
        <w:t xml:space="preserve">flow into and out of a security over a specified </w:t>
      </w:r>
      <w:proofErr w:type="gramStart"/>
      <w:r w:rsidRPr="005C76E8">
        <w:t>period of time</w:t>
      </w:r>
      <w:proofErr w:type="gramEnd"/>
      <w:r w:rsidRPr="005C76E8">
        <w:t>. The MFI is calculated by accumulating positive and negative Money Flow values and normalized it into the MFI oscillator form. Since this momentum indicator is adding up the trading volume to the RSI (Relative Strength Index), it is also known as the volume-weighted RSI.</w:t>
      </w:r>
    </w:p>
    <w:p w14:paraId="2CC98494" w14:textId="77777777" w:rsidR="005C76E8" w:rsidRPr="005C76E8" w:rsidRDefault="005C76E8" w:rsidP="002D4C26">
      <w:pPr>
        <w:pStyle w:val="ColorfulList-Accent11"/>
        <w:ind w:left="440"/>
        <w:rPr>
          <w:lang w:eastAsia="zh-TW"/>
        </w:rPr>
      </w:pPr>
      <w:r w:rsidRPr="005C76E8">
        <w:rPr>
          <w:lang w:eastAsia="zh-TW"/>
        </w:rPr>
        <w:t>Money Flow Index definition is as follows:</w:t>
      </w:r>
    </w:p>
    <w:p w14:paraId="49EFFE9A" w14:textId="77777777" w:rsidR="005C76E8" w:rsidRPr="005C76E8" w:rsidRDefault="005C76E8" w:rsidP="002D4C26">
      <w:pPr>
        <w:pStyle w:val="ColorfulList-Accent11"/>
        <w:numPr>
          <w:ilvl w:val="1"/>
          <w:numId w:val="19"/>
        </w:numPr>
        <w:tabs>
          <w:tab w:val="clear" w:pos="1800"/>
          <w:tab w:val="num" w:pos="993"/>
        </w:tabs>
        <w:ind w:leftChars="0" w:left="993" w:hanging="426"/>
        <w:jc w:val="left"/>
      </w:pPr>
      <w:r w:rsidRPr="005C76E8">
        <w:t>First, the day's Typical Price is calculated:</w:t>
      </w:r>
    </w:p>
    <w:p w14:paraId="6295C1B8" w14:textId="77777777" w:rsidR="005C76E8" w:rsidRPr="005C76E8" w:rsidRDefault="005C76E8" w:rsidP="00F86B59">
      <w:pPr>
        <w:pStyle w:val="ListParagraph"/>
        <w:ind w:left="440"/>
        <w:jc w:val="left"/>
        <w:rPr>
          <w:rFonts w:eastAsia="Times New Roman"/>
        </w:rPr>
      </w:pPr>
      <m:oMathPara>
        <m:oMath>
          <m:r>
            <m:rPr>
              <m:sty m:val="p"/>
            </m:rPr>
            <w:rPr>
              <w:rFonts w:ascii="Cambria Math" w:hAnsi="Cambria Math"/>
              <w:lang w:eastAsia="zh-TW"/>
            </w:rPr>
            <m:t>T</m:t>
          </m:r>
          <m:r>
            <m:rPr>
              <m:sty m:val="p"/>
            </m:rPr>
            <w:rPr>
              <w:rFonts w:ascii="Cambria Math" w:hAnsi="Cambria Math"/>
            </w:rPr>
            <m:t xml:space="preserve">ypical Price= </m:t>
          </m:r>
          <m:f>
            <m:fPr>
              <m:ctrlPr>
                <w:rPr>
                  <w:rFonts w:ascii="Cambria Math" w:hAnsi="Cambria Math"/>
                  <w:lang w:val="en-ZA"/>
                </w:rPr>
              </m:ctrlPr>
            </m:fPr>
            <m:num>
              <m:r>
                <m:rPr>
                  <m:sty m:val="p"/>
                </m:rPr>
                <w:rPr>
                  <w:rFonts w:ascii="Cambria Math" w:hAnsi="Cambria Math"/>
                </w:rPr>
                <m:t>High price+Low price+Close price</m:t>
              </m:r>
            </m:num>
            <m:den>
              <m:r>
                <m:rPr>
                  <m:sty m:val="p"/>
                </m:rPr>
                <w:rPr>
                  <w:rFonts w:ascii="Cambria Math" w:hAnsi="Cambria Math"/>
                </w:rPr>
                <m:t>3</m:t>
              </m:r>
            </m:den>
          </m:f>
        </m:oMath>
      </m:oMathPara>
    </w:p>
    <w:p w14:paraId="0AA81434" w14:textId="77777777" w:rsidR="005C76E8" w:rsidRPr="005C76E8" w:rsidRDefault="005C76E8" w:rsidP="002D4C26">
      <w:pPr>
        <w:pStyle w:val="ColorfulList-Accent11"/>
        <w:numPr>
          <w:ilvl w:val="1"/>
          <w:numId w:val="19"/>
        </w:numPr>
        <w:tabs>
          <w:tab w:val="clear" w:pos="1800"/>
          <w:tab w:val="num" w:pos="993"/>
        </w:tabs>
        <w:ind w:leftChars="0" w:left="993" w:hanging="426"/>
        <w:jc w:val="left"/>
      </w:pPr>
      <w:r w:rsidRPr="005C76E8">
        <w:t>Next, Money Flow is calculated by multiplying the period's Typical Price by the volume.</w:t>
      </w:r>
    </w:p>
    <w:p w14:paraId="26359CA4" w14:textId="77777777" w:rsidR="005C76E8" w:rsidRPr="005C76E8" w:rsidRDefault="005C76E8" w:rsidP="00F86B59">
      <w:pPr>
        <w:pStyle w:val="ListParagraph"/>
        <w:ind w:left="440"/>
        <w:jc w:val="left"/>
      </w:pPr>
      <m:oMathPara>
        <m:oMath>
          <m:r>
            <m:rPr>
              <m:sty m:val="p"/>
            </m:rPr>
            <w:rPr>
              <w:rFonts w:ascii="Cambria Math" w:hAnsi="Cambria Math"/>
            </w:rPr>
            <m:t>Money Flow=Typical Price ×Volume</m:t>
          </m:r>
        </m:oMath>
      </m:oMathPara>
    </w:p>
    <w:p w14:paraId="5D7DBC00" w14:textId="77777777" w:rsidR="005C76E8" w:rsidRPr="005C76E8" w:rsidRDefault="005C76E8" w:rsidP="002D4C26">
      <w:pPr>
        <w:pStyle w:val="ColorfulList-Accent11"/>
        <w:numPr>
          <w:ilvl w:val="1"/>
          <w:numId w:val="19"/>
        </w:numPr>
        <w:tabs>
          <w:tab w:val="clear" w:pos="1800"/>
          <w:tab w:val="num" w:pos="993"/>
        </w:tabs>
        <w:ind w:leftChars="0" w:left="993" w:hanging="426"/>
        <w:jc w:val="left"/>
      </w:pPr>
      <w:r w:rsidRPr="005C76E8">
        <w:t>If today's Typical Price is greater than yesterday's Typical Price, it is considered Positive Money Flow. If today's price is less, it is considered Negative Money Flow.</w:t>
      </w:r>
    </w:p>
    <w:p w14:paraId="3BA22BD5" w14:textId="77777777" w:rsidR="005C76E8" w:rsidRPr="005C76E8" w:rsidRDefault="005C76E8" w:rsidP="002D4C26">
      <w:pPr>
        <w:pStyle w:val="ColorfulList-Accent11"/>
        <w:numPr>
          <w:ilvl w:val="1"/>
          <w:numId w:val="19"/>
        </w:numPr>
        <w:tabs>
          <w:tab w:val="clear" w:pos="1800"/>
          <w:tab w:val="num" w:pos="993"/>
        </w:tabs>
        <w:ind w:leftChars="0" w:left="993" w:hanging="426"/>
        <w:jc w:val="left"/>
      </w:pPr>
      <w:r w:rsidRPr="005C76E8">
        <w:lastRenderedPageBreak/>
        <w:t>Calculate the Money Flow Ratio by adding up all the positive money flows over the last 14 periods and dividing it by the negative money flows for the last 14 periods.</w:t>
      </w:r>
    </w:p>
    <w:p w14:paraId="5778706E" w14:textId="62CCD906" w:rsidR="005C76E8" w:rsidRPr="005C76E8" w:rsidRDefault="005C76E8" w:rsidP="00573911">
      <w:pPr>
        <w:pStyle w:val="ListParagraph"/>
        <w:numPr>
          <w:ilvl w:val="1"/>
          <w:numId w:val="19"/>
        </w:numPr>
        <w:tabs>
          <w:tab w:val="clear" w:pos="1800"/>
          <w:tab w:val="num" w:pos="993"/>
        </w:tabs>
        <w:ind w:leftChars="0" w:left="993" w:hanging="426"/>
        <w:jc w:val="left"/>
        <w:rPr>
          <w:rFonts w:eastAsia="Times New Roman"/>
        </w:rPr>
      </w:pPr>
      <w:r w:rsidRPr="00757194">
        <w:t>Money</w:t>
      </w:r>
      <w:r w:rsidRPr="005C76E8">
        <w:rPr>
          <w:rFonts w:eastAsia="Times New Roman"/>
        </w:rPr>
        <w:t xml:space="preserve"> Flow Index is calculated as follows:</w:t>
      </w:r>
      <w:r w:rsidRPr="005C76E8">
        <w:rPr>
          <w:rFonts w:eastAsia="Times New Roman"/>
        </w:rPr>
        <w:br/>
      </w:r>
      <m:oMathPara>
        <m:oMath>
          <m:r>
            <m:rPr>
              <m:sty m:val="p"/>
            </m:rPr>
            <w:rPr>
              <w:rFonts w:ascii="Cambria Math" w:hAnsi="Cambria Math"/>
              <w:lang w:eastAsia="zh-TW"/>
            </w:rPr>
            <m:t xml:space="preserve">Money Flow Index </m:t>
          </m:r>
          <m:r>
            <m:rPr>
              <m:sty m:val="p"/>
            </m:rPr>
            <w:rPr>
              <w:rFonts w:ascii="Cambria Math" w:hAnsi="Cambria Math"/>
            </w:rPr>
            <m:t>= 100 -</m:t>
          </m:r>
          <m:f>
            <m:fPr>
              <m:ctrlPr>
                <w:rPr>
                  <w:rFonts w:ascii="Cambria Math" w:hAnsi="Cambria Math"/>
                  <w:lang w:val="en-ZA"/>
                </w:rPr>
              </m:ctrlPr>
            </m:fPr>
            <m:num>
              <m:r>
                <m:rPr>
                  <m:sty m:val="p"/>
                </m:rPr>
                <w:rPr>
                  <w:rFonts w:ascii="Cambria Math" w:hAnsi="Cambria Math"/>
                </w:rPr>
                <m:t>100</m:t>
              </m:r>
            </m:num>
            <m:den>
              <m:r>
                <m:rPr>
                  <m:sty m:val="p"/>
                </m:rPr>
                <w:rPr>
                  <w:rFonts w:ascii="Cambria Math" w:hAnsi="Cambria Math"/>
                </w:rPr>
                <m:t>1+ Money Flow Ratio</m:t>
              </m:r>
            </m:den>
          </m:f>
        </m:oMath>
      </m:oMathPara>
    </w:p>
    <w:p w14:paraId="427E14F0" w14:textId="2110E452" w:rsidR="005C76E8" w:rsidRDefault="005C76E8" w:rsidP="008233E7">
      <w:r w:rsidRPr="005C76E8">
        <w:t>Marek and Markova (2020)</w:t>
      </w:r>
      <w:r w:rsidRPr="005C76E8">
        <w:rPr>
          <w:vertAlign w:val="superscript"/>
        </w:rPr>
        <w:footnoteReference w:id="19"/>
      </w:r>
      <w:r w:rsidRPr="005C76E8">
        <w:t xml:space="preserve"> discussed using S&amp;P 500 that MFI may be more profitable than a buy-and-hold strategy with the caveat that parameters of MFI need to be optimized. MFI is also referred in various papers researching for foreign exchange market, such as </w:t>
      </w:r>
      <w:proofErr w:type="spellStart"/>
      <w:r w:rsidRPr="005C76E8">
        <w:t>Bartkus</w:t>
      </w:r>
      <w:proofErr w:type="spellEnd"/>
      <w:r w:rsidRPr="005C76E8">
        <w:t xml:space="preserve"> (2018)</w:t>
      </w:r>
      <w:r w:rsidRPr="005C76E8">
        <w:rPr>
          <w:vertAlign w:val="superscript"/>
        </w:rPr>
        <w:footnoteReference w:id="20"/>
      </w:r>
      <w:r w:rsidRPr="005C76E8">
        <w:t xml:space="preserve"> and </w:t>
      </w:r>
      <w:proofErr w:type="spellStart"/>
      <w:r w:rsidRPr="005C76E8">
        <w:t>Ilic</w:t>
      </w:r>
      <w:proofErr w:type="spellEnd"/>
      <w:r w:rsidRPr="005C76E8">
        <w:t xml:space="preserve"> and </w:t>
      </w:r>
      <w:proofErr w:type="spellStart"/>
      <w:r w:rsidRPr="005C76E8">
        <w:t>Brtka</w:t>
      </w:r>
      <w:proofErr w:type="spellEnd"/>
      <w:r w:rsidRPr="005C76E8">
        <w:t xml:space="preserve"> (2011)</w:t>
      </w:r>
      <w:r w:rsidRPr="005C76E8">
        <w:rPr>
          <w:vertAlign w:val="superscript"/>
        </w:rPr>
        <w:footnoteReference w:id="21"/>
      </w:r>
      <w:r w:rsidRPr="005C76E8">
        <w:t xml:space="preserve">. </w:t>
      </w:r>
      <w:proofErr w:type="gramStart"/>
      <w:r w:rsidR="0067580C">
        <w:t>However</w:t>
      </w:r>
      <w:proofErr w:type="gramEnd"/>
      <w:r w:rsidR="0067580C">
        <w:t xml:space="preserve"> we noted that foreign exchange market is done on an over-the-counter (OTC) basis where volume data is usually only available daily from reports produced by market infrastructure provider such as </w:t>
      </w:r>
      <w:r w:rsidR="0067580C" w:rsidRPr="0067580C">
        <w:t>Depository Trust &amp; Clearing Corporation</w:t>
      </w:r>
      <w:r w:rsidR="0067580C">
        <w:t>. Intraday volume data is usually not available.</w:t>
      </w:r>
    </w:p>
    <w:p w14:paraId="79F60104" w14:textId="77777777" w:rsidR="005C76E8" w:rsidRPr="00757194" w:rsidRDefault="005C76E8" w:rsidP="002D4C26">
      <w:pPr>
        <w:pStyle w:val="ColorfulList-Accent11"/>
        <w:numPr>
          <w:ilvl w:val="0"/>
          <w:numId w:val="6"/>
        </w:numPr>
        <w:ind w:leftChars="0"/>
        <w:rPr>
          <w:b/>
          <w:bCs/>
        </w:rPr>
      </w:pPr>
      <w:r w:rsidRPr="00757194">
        <w:rPr>
          <w:b/>
          <w:bCs/>
        </w:rPr>
        <w:t>Volatility Indicators</w:t>
      </w:r>
    </w:p>
    <w:p w14:paraId="6D9201BE" w14:textId="77777777" w:rsidR="005C76E8" w:rsidRPr="00757194" w:rsidRDefault="005C76E8" w:rsidP="008233E7">
      <w:pPr>
        <w:rPr>
          <w:b/>
          <w:bCs/>
        </w:rPr>
      </w:pPr>
      <w:r w:rsidRPr="00757194">
        <w:rPr>
          <w:b/>
          <w:bCs/>
        </w:rPr>
        <w:t>Bollinger bands</w:t>
      </w:r>
    </w:p>
    <w:p w14:paraId="1559C9A4" w14:textId="391C75A8" w:rsidR="005C76E8" w:rsidRPr="005C76E8" w:rsidRDefault="005C76E8" w:rsidP="008233E7">
      <w:r w:rsidRPr="005C76E8">
        <w:t xml:space="preserve">Bollinger </w:t>
      </w:r>
      <w:r w:rsidRPr="005C76E8">
        <w:rPr>
          <w:lang w:eastAsia="zh-TW"/>
        </w:rPr>
        <w:t xml:space="preserve">bands were created by John Bollinger in the 1980s. </w:t>
      </w:r>
      <w:r w:rsidRPr="005C76E8">
        <w:t>The logic for this indicator is simple yet efficient. If the price is 2-standard deviations away from its mean, most likely it will revert. This is a</w:t>
      </w:r>
      <w:r w:rsidR="004A0D0D">
        <w:t>n</w:t>
      </w:r>
      <w:r w:rsidRPr="005C76E8">
        <w:t xml:space="preserve"> indicator </w:t>
      </w:r>
      <w:r w:rsidR="004A0D0D">
        <w:t xml:space="preserve">design for </w:t>
      </w:r>
      <w:r w:rsidRPr="005C76E8">
        <w:t>trad</w:t>
      </w:r>
      <w:r w:rsidR="004A0D0D">
        <w:t>ing</w:t>
      </w:r>
      <w:r w:rsidRPr="005C76E8">
        <w:t xml:space="preserve"> in a </w:t>
      </w:r>
      <w:proofErr w:type="spellStart"/>
      <w:r w:rsidR="004A0D0D">
        <w:t>violatile</w:t>
      </w:r>
      <w:proofErr w:type="spellEnd"/>
      <w:r w:rsidR="004A0D0D">
        <w:t xml:space="preserve"> </w:t>
      </w:r>
      <w:r w:rsidRPr="005C76E8">
        <w:t xml:space="preserve">market when the direction </w:t>
      </w:r>
      <w:r w:rsidR="004A0D0D">
        <w:t xml:space="preserve">whether the assets price moves up or down </w:t>
      </w:r>
      <w:r w:rsidRPr="005C76E8">
        <w:t xml:space="preserve">is uncertain. However, it fails when there is a strong trend. </w:t>
      </w:r>
      <w:r w:rsidRPr="005C76E8">
        <w:rPr>
          <w:lang w:eastAsia="zh-TW"/>
        </w:rPr>
        <w:t>Bollinger bands with n-period and 2 standard deviations are as follow</w:t>
      </w:r>
      <w:r w:rsidRPr="005C76E8">
        <w:rPr>
          <w:lang w:eastAsia="zh-HK"/>
        </w:rPr>
        <w:t>s:</w:t>
      </w:r>
    </w:p>
    <w:p w14:paraId="3099568C" w14:textId="02378B3A" w:rsidR="005C76E8" w:rsidRPr="005C76E8" w:rsidRDefault="005C76E8" w:rsidP="00F86B59">
      <w:pPr>
        <w:jc w:val="center"/>
        <w:rPr>
          <w:rFonts w:eastAsia="Cambria Math"/>
          <w:iCs/>
        </w:rPr>
      </w:pPr>
      <w:r w:rsidRPr="005C76E8">
        <w:rPr>
          <w:iCs/>
        </w:rPr>
        <w:t xml:space="preserve">Upper band: </w:t>
      </w:r>
      <m:oMath>
        <m:r>
          <m:rPr>
            <m:sty m:val="p"/>
          </m:rPr>
          <w:rPr>
            <w:rFonts w:ascii="Cambria Math" w:hAnsi="Cambria Math"/>
          </w:rPr>
          <m:t>UB = n-period MA</m:t>
        </m:r>
        <m:r>
          <m:rPr>
            <m:sty m:val="p"/>
          </m:rPr>
          <w:rPr>
            <w:rFonts w:ascii="Cambria Math" w:eastAsia="Cambria Math" w:hAnsi="Cambria Math"/>
          </w:rPr>
          <m:t xml:space="preserve"> + 2 * Std(pric</m:t>
        </m:r>
        <m:sSub>
          <m:sSubPr>
            <m:ctrlPr>
              <w:rPr>
                <w:rFonts w:ascii="Cambria Math" w:eastAsia="Cambria Math" w:hAnsi="Cambria Math"/>
                <w:iCs/>
                <w:lang w:val="en-ZA"/>
              </w:rPr>
            </m:ctrlPr>
          </m:sSubPr>
          <m:e>
            <m:r>
              <m:rPr>
                <m:sty m:val="p"/>
              </m:rPr>
              <w:rPr>
                <w:rFonts w:ascii="Cambria Math" w:eastAsia="Cambria Math" w:hAnsi="Cambria Math"/>
              </w:rPr>
              <m:t>e</m:t>
            </m:r>
          </m:e>
          <m:sub>
            <m:r>
              <m:rPr>
                <m:sty m:val="p"/>
              </m:rPr>
              <w:rPr>
                <w:rFonts w:ascii="Cambria Math" w:eastAsia="Cambria Math" w:hAnsi="Cambria Math"/>
              </w:rPr>
              <m:t>n</m:t>
            </m:r>
          </m:sub>
        </m:sSub>
        <m:r>
          <m:rPr>
            <m:sty m:val="p"/>
          </m:rPr>
          <w:rPr>
            <w:rFonts w:ascii="Cambria Math" w:eastAsia="Cambria Math" w:hAnsi="Cambria Math"/>
          </w:rPr>
          <m:t>)</m:t>
        </m:r>
      </m:oMath>
    </w:p>
    <w:p w14:paraId="0599F4A8" w14:textId="27E4CF18" w:rsidR="005C76E8" w:rsidRPr="005C76E8" w:rsidRDefault="005C76E8" w:rsidP="00F86B59">
      <w:pPr>
        <w:jc w:val="center"/>
        <w:rPr>
          <w:rFonts w:eastAsia="Cambria Math"/>
          <w:iCs/>
        </w:rPr>
      </w:pPr>
      <w:r w:rsidRPr="005C76E8">
        <w:rPr>
          <w:iCs/>
        </w:rPr>
        <w:t xml:space="preserve">Lower band: </w:t>
      </w:r>
      <m:oMath>
        <m:r>
          <m:rPr>
            <m:sty m:val="p"/>
          </m:rPr>
          <w:rPr>
            <w:rFonts w:ascii="Cambria Math" w:hAnsi="Cambria Math"/>
          </w:rPr>
          <m:t>LB = n-period MA</m:t>
        </m:r>
        <m:r>
          <m:rPr>
            <m:sty m:val="p"/>
          </m:rPr>
          <w:rPr>
            <w:rFonts w:ascii="Cambria Math" w:eastAsia="Cambria Math" w:hAnsi="Cambria Math"/>
          </w:rPr>
          <m:t xml:space="preserve"> - 2 * Std(pric</m:t>
        </m:r>
        <m:sSub>
          <m:sSubPr>
            <m:ctrlPr>
              <w:rPr>
                <w:rFonts w:ascii="Cambria Math" w:eastAsia="Cambria Math" w:hAnsi="Cambria Math"/>
                <w:iCs/>
                <w:lang w:val="en-ZA"/>
              </w:rPr>
            </m:ctrlPr>
          </m:sSubPr>
          <m:e>
            <m:r>
              <m:rPr>
                <m:sty m:val="p"/>
              </m:rPr>
              <w:rPr>
                <w:rFonts w:ascii="Cambria Math" w:eastAsia="Cambria Math" w:hAnsi="Cambria Math"/>
              </w:rPr>
              <m:t>e</m:t>
            </m:r>
          </m:e>
          <m:sub>
            <m:r>
              <m:rPr>
                <m:sty m:val="p"/>
              </m:rPr>
              <w:rPr>
                <w:rFonts w:ascii="Cambria Math" w:eastAsia="Cambria Math" w:hAnsi="Cambria Math"/>
              </w:rPr>
              <m:t>n</m:t>
            </m:r>
          </m:sub>
        </m:sSub>
        <m:r>
          <m:rPr>
            <m:sty m:val="p"/>
          </m:rPr>
          <w:rPr>
            <w:rFonts w:ascii="Cambria Math" w:eastAsia="Cambria Math" w:hAnsi="Cambria Math"/>
          </w:rPr>
          <m:t>)</m:t>
        </m:r>
      </m:oMath>
    </w:p>
    <w:p w14:paraId="7E4B828E" w14:textId="77777777" w:rsidR="005C76E8" w:rsidRDefault="005C76E8" w:rsidP="008233E7">
      <w:pPr>
        <w:rPr>
          <w:lang w:eastAsia="zh-TW"/>
        </w:rPr>
      </w:pPr>
      <w:r w:rsidRPr="005C76E8">
        <w:t xml:space="preserve">Lento, </w:t>
      </w:r>
      <w:proofErr w:type="spellStart"/>
      <w:r w:rsidRPr="005C76E8">
        <w:t>Gradojevic</w:t>
      </w:r>
      <w:proofErr w:type="spellEnd"/>
      <w:r w:rsidRPr="005C76E8">
        <w:t xml:space="preserve"> and Wright (2017) performed analysis using Bollinger Bands. Apart from the traditional setup of 20-day moving average with 2 standard derivations, they also introduced variants of 30-day moving average with 2 standard derivations, 20-day moving average with 1 standard derivation. One of the interesting observations from their analysis is that they cou</w:t>
      </w:r>
      <w:r w:rsidRPr="005C76E8">
        <w:rPr>
          <w:lang w:eastAsia="zh-TW"/>
        </w:rPr>
        <w:t>ld generate better returns than buy-and-hold strategy in the CADUSD pair which is highly relevant to our study in G10 currency training.</w:t>
      </w:r>
    </w:p>
    <w:p w14:paraId="31DC8443" w14:textId="77777777" w:rsidR="005C76E8" w:rsidRPr="00477827" w:rsidRDefault="005C76E8" w:rsidP="009B3598">
      <w:pPr>
        <w:pStyle w:val="Heading2"/>
      </w:pPr>
      <w:r w:rsidRPr="00477827">
        <w:t>Fundamental analysis</w:t>
      </w:r>
    </w:p>
    <w:p w14:paraId="73CACFC9" w14:textId="77777777" w:rsidR="00477827" w:rsidRPr="005C76E8" w:rsidRDefault="005C76E8" w:rsidP="008233E7">
      <w:r w:rsidRPr="005C76E8">
        <w:lastRenderedPageBreak/>
        <w:t xml:space="preserve">Other than technical indicators, a </w:t>
      </w:r>
      <w:proofErr w:type="spellStart"/>
      <w:r w:rsidRPr="005C76E8">
        <w:t>curency’s</w:t>
      </w:r>
      <w:proofErr w:type="spellEnd"/>
      <w:r w:rsidRPr="005C76E8">
        <w:t xml:space="preserve"> value would be determined by the demand and supply in the foreign exchange market. This could be one of the modelling factors that explains the trend of the prices, rather than only historical prices. Per Reserve Bank of Australia</w:t>
      </w:r>
      <w:r w:rsidRPr="005C76E8">
        <w:rPr>
          <w:vertAlign w:val="superscript"/>
        </w:rPr>
        <w:footnoteReference w:id="22"/>
      </w:r>
      <w:r w:rsidRPr="005C76E8">
        <w:t>, with an example of Australia dollar, the fundamental factors affecting currencies spot price include:</w:t>
      </w:r>
    </w:p>
    <w:p w14:paraId="46923CDE" w14:textId="77777777" w:rsidR="005C76E8" w:rsidRPr="005C76E8" w:rsidRDefault="005C76E8" w:rsidP="002D4C26">
      <w:pPr>
        <w:pStyle w:val="ColorfulList-Accent11"/>
        <w:numPr>
          <w:ilvl w:val="0"/>
          <w:numId w:val="9"/>
        </w:numPr>
        <w:ind w:leftChars="0"/>
      </w:pPr>
      <w:r w:rsidRPr="008233E7">
        <w:rPr>
          <w:b/>
        </w:rPr>
        <w:t xml:space="preserve">International trade in goods and services - </w:t>
      </w:r>
      <w:r w:rsidRPr="005C76E8">
        <w:t xml:space="preserve">Demand for a country’ currency will increase if its’ exports </w:t>
      </w:r>
      <w:proofErr w:type="gramStart"/>
      <w:r w:rsidRPr="005C76E8">
        <w:t>increase</w:t>
      </w:r>
      <w:proofErr w:type="gramEnd"/>
      <w:r w:rsidRPr="005C76E8">
        <w:t xml:space="preserve"> and it will decrease if its’ imports increase.</w:t>
      </w:r>
    </w:p>
    <w:p w14:paraId="7335EB62" w14:textId="77777777" w:rsidR="005C76E8" w:rsidRPr="005C76E8" w:rsidRDefault="005C76E8" w:rsidP="002D4C26">
      <w:pPr>
        <w:pStyle w:val="ColorfulList-Accent11"/>
        <w:numPr>
          <w:ilvl w:val="0"/>
          <w:numId w:val="9"/>
        </w:numPr>
        <w:ind w:leftChars="0"/>
      </w:pPr>
      <w:r w:rsidRPr="008233E7">
        <w:rPr>
          <w:b/>
        </w:rPr>
        <w:t xml:space="preserve">Capital flows - </w:t>
      </w:r>
      <w:r w:rsidRPr="005C76E8">
        <w:t xml:space="preserve">Interest rate differentials can affect capital flows and influence the exchange rate in the medium term. One of the well-known strategies related to interest rate differentials are called carry trades, which is to invest and fund a higher yield currency with a lower yield currency to capture the profits </w:t>
      </w:r>
      <w:proofErr w:type="spellStart"/>
      <w:r w:rsidRPr="005C76E8">
        <w:t>arised</w:t>
      </w:r>
      <w:proofErr w:type="spellEnd"/>
      <w:r w:rsidRPr="005C76E8">
        <w:t xml:space="preserve"> from interest rate differentials.</w:t>
      </w:r>
    </w:p>
    <w:p w14:paraId="76940D87" w14:textId="77777777" w:rsidR="005C76E8" w:rsidRPr="008233E7" w:rsidRDefault="005C76E8" w:rsidP="002D4C26">
      <w:pPr>
        <w:pStyle w:val="ColorfulList-Accent11"/>
        <w:numPr>
          <w:ilvl w:val="0"/>
          <w:numId w:val="9"/>
        </w:numPr>
        <w:ind w:leftChars="0"/>
        <w:rPr>
          <w:b/>
        </w:rPr>
      </w:pPr>
      <w:r w:rsidRPr="008233E7">
        <w:rPr>
          <w:b/>
        </w:rPr>
        <w:t xml:space="preserve">Terms of trade – </w:t>
      </w:r>
      <w:r w:rsidRPr="005C76E8">
        <w:t>This is the ratio of an index of a country's export prices to an index of its import prices</w:t>
      </w:r>
      <w:r w:rsidRPr="008233E7">
        <w:rPr>
          <w:b/>
        </w:rPr>
        <w:t xml:space="preserve">. </w:t>
      </w:r>
      <w:r w:rsidRPr="005C76E8">
        <w:t>A</w:t>
      </w:r>
      <w:r w:rsidRPr="008233E7">
        <w:rPr>
          <w:b/>
        </w:rPr>
        <w:t xml:space="preserve"> </w:t>
      </w:r>
      <w:r w:rsidRPr="005C76E8">
        <w:t xml:space="preserve">deteriorating (improving) terms of trade translates into a weaker (stronger) currency since the country has to spend more to import the same </w:t>
      </w:r>
      <w:proofErr w:type="gramStart"/>
      <w:r w:rsidRPr="005C76E8">
        <w:t>amount</w:t>
      </w:r>
      <w:proofErr w:type="gramEnd"/>
      <w:r w:rsidRPr="005C76E8">
        <w:t xml:space="preserve"> of products.</w:t>
      </w:r>
    </w:p>
    <w:p w14:paraId="28D7E8DC" w14:textId="77777777" w:rsidR="005C76E8" w:rsidRPr="008233E7" w:rsidRDefault="005C76E8" w:rsidP="002D4C26">
      <w:pPr>
        <w:pStyle w:val="ColorfulList-Accent11"/>
        <w:numPr>
          <w:ilvl w:val="0"/>
          <w:numId w:val="9"/>
        </w:numPr>
        <w:ind w:leftChars="0"/>
        <w:rPr>
          <w:b/>
        </w:rPr>
      </w:pPr>
      <w:r w:rsidRPr="008233E7">
        <w:rPr>
          <w:b/>
        </w:rPr>
        <w:t xml:space="preserve">Purchasing power parity and relative inflation rates - </w:t>
      </w:r>
      <w:r w:rsidRPr="005C76E8">
        <w:t xml:space="preserve">The purchasing power parity </w:t>
      </w:r>
      <w:r w:rsidR="00763DFC">
        <w:t xml:space="preserve">theory </w:t>
      </w:r>
      <w:r w:rsidRPr="005C76E8">
        <w:t>suggests the exchange rate is affected by relative rates of inflation between countries</w:t>
      </w:r>
      <w:r w:rsidR="00CA1E0A">
        <w:t xml:space="preserve"> </w:t>
      </w:r>
      <w:r w:rsidR="00CA1E0A" w:rsidRPr="005C76E8">
        <w:t>in the long run</w:t>
      </w:r>
      <w:r w:rsidRPr="005C76E8">
        <w:t>. Inflation would be included in the nominal interest rates and thus the exchange rate. Countries with higher inflation would see their currencies fall in value.</w:t>
      </w:r>
    </w:p>
    <w:p w14:paraId="7E0CFA4A" w14:textId="77777777" w:rsidR="00477827" w:rsidRPr="005C76E8" w:rsidRDefault="005C76E8" w:rsidP="008233E7">
      <w:r w:rsidRPr="005C76E8">
        <w:t xml:space="preserve">The major drawback of fundamental data is that it is too low frequency for short term trading. However, if the release results are not as expected by investors, it may lead to instantaneous shocks </w:t>
      </w:r>
      <w:proofErr w:type="gramStart"/>
      <w:r w:rsidRPr="005C76E8">
        <w:t>at the moment</w:t>
      </w:r>
      <w:proofErr w:type="gramEnd"/>
      <w:r w:rsidRPr="005C76E8">
        <w:t xml:space="preserve"> when the data gets published.</w:t>
      </w:r>
    </w:p>
    <w:p w14:paraId="52EAD5D4" w14:textId="77777777" w:rsidR="00477827" w:rsidRPr="00477827" w:rsidRDefault="005C76E8" w:rsidP="009B3598">
      <w:pPr>
        <w:pStyle w:val="Heading2"/>
      </w:pPr>
      <w:r w:rsidRPr="00477827">
        <w:t>General G10 currenc</w:t>
      </w:r>
      <w:r w:rsidR="00763DFC">
        <w:t>y</w:t>
      </w:r>
      <w:r w:rsidRPr="00477827">
        <w:t xml:space="preserve"> research </w:t>
      </w:r>
    </w:p>
    <w:p w14:paraId="161A040E" w14:textId="77777777" w:rsidR="005C76E8" w:rsidRPr="00477827" w:rsidRDefault="005C76E8" w:rsidP="008233E7">
      <w:r w:rsidRPr="005C76E8">
        <w:t>Regarding G10 currencies itself, it is interesting to note that G10 currencies also showed some connectedness among them (</w:t>
      </w:r>
      <w:proofErr w:type="spellStart"/>
      <w:r w:rsidRPr="005C76E8">
        <w:t>Betendorf</w:t>
      </w:r>
      <w:proofErr w:type="spellEnd"/>
      <w:r w:rsidRPr="005C76E8">
        <w:t xml:space="preserve"> and Heinlein, 2019)</w:t>
      </w:r>
      <w:r w:rsidRPr="005C76E8">
        <w:rPr>
          <w:vertAlign w:val="superscript"/>
        </w:rPr>
        <w:t xml:space="preserve"> </w:t>
      </w:r>
      <w:r w:rsidRPr="005C76E8">
        <w:rPr>
          <w:vertAlign w:val="superscript"/>
        </w:rPr>
        <w:footnoteReference w:id="23"/>
      </w:r>
      <w:r w:rsidRPr="005C76E8">
        <w:t xml:space="preserve"> which can be classified </w:t>
      </w:r>
      <w:r w:rsidRPr="00477827">
        <w:t xml:space="preserve">as commodity currencies for Australian dollar, Canadian dollar and New Zealand dollar, European currencies such as Euro, Norwegian krone, Swedish krona, and safe haven/carry trade financing currencies for Swiss franc, US dollar and Japanese Yen. Rohrbach, </w:t>
      </w:r>
      <w:proofErr w:type="spellStart"/>
      <w:r w:rsidRPr="00477827">
        <w:t>Suremann</w:t>
      </w:r>
      <w:proofErr w:type="spellEnd"/>
      <w:r w:rsidRPr="00477827">
        <w:t xml:space="preserve"> and </w:t>
      </w:r>
      <w:proofErr w:type="spellStart"/>
      <w:r w:rsidRPr="00477827">
        <w:t>Osterrieder</w:t>
      </w:r>
      <w:proofErr w:type="spellEnd"/>
      <w:r w:rsidRPr="00477827">
        <w:t xml:space="preserve"> (2017)</w:t>
      </w:r>
      <w:r w:rsidRPr="00477827">
        <w:rPr>
          <w:vertAlign w:val="superscript"/>
        </w:rPr>
        <w:footnoteReference w:id="24"/>
      </w:r>
      <w:r w:rsidRPr="00477827">
        <w:t xml:space="preserve"> also showed similar return clusters for using momentum and trend following strategies and suggested momentum trading strategies for G10 worked well until 2008 global financial crisis and are no longer profitable.</w:t>
      </w:r>
    </w:p>
    <w:p w14:paraId="7F1A3EFC" w14:textId="77777777" w:rsidR="005C76E8" w:rsidRPr="00477827" w:rsidRDefault="005C76E8" w:rsidP="008233E7">
      <w:r w:rsidRPr="00477827">
        <w:lastRenderedPageBreak/>
        <w:t>The following research gives useful context to our work:</w:t>
      </w:r>
    </w:p>
    <w:p w14:paraId="2CEF48B4" w14:textId="77777777" w:rsidR="005C76E8" w:rsidRPr="00477827" w:rsidRDefault="005C76E8" w:rsidP="002D4C26">
      <w:pPr>
        <w:pStyle w:val="ColorfulList-Accent11"/>
        <w:numPr>
          <w:ilvl w:val="0"/>
          <w:numId w:val="10"/>
        </w:numPr>
        <w:ind w:leftChars="0"/>
      </w:pPr>
      <w:r w:rsidRPr="00477827">
        <w:t xml:space="preserve">In 2000 </w:t>
      </w:r>
      <w:proofErr w:type="spellStart"/>
      <w:r w:rsidRPr="00477827">
        <w:t>Nasution</w:t>
      </w:r>
      <w:proofErr w:type="spellEnd"/>
      <w:r w:rsidRPr="00477827">
        <w:t xml:space="preserve"> and </w:t>
      </w:r>
      <w:proofErr w:type="spellStart"/>
      <w:r w:rsidRPr="00477827">
        <w:t>Agah</w:t>
      </w:r>
      <w:proofErr w:type="spellEnd"/>
      <w:r w:rsidRPr="00477827">
        <w:rPr>
          <w:vertAlign w:val="superscript"/>
        </w:rPr>
        <w:footnoteReference w:id="25"/>
      </w:r>
      <w:r w:rsidRPr="00477827">
        <w:t xml:space="preserve"> explored the use of neural networks to forecast currency exchange rate by experimenting USDJPY in the early days of 2000 where neural network was not popular due to limited computing power. They compared against the linear prediction using mean and median of the past five previous days as the forecasts where the neural network suggested a smaller percentage error when the neural network was trained with 250,000 iterations.</w:t>
      </w:r>
    </w:p>
    <w:p w14:paraId="72C4DE4E" w14:textId="77777777" w:rsidR="005C76E8" w:rsidRPr="00477827" w:rsidRDefault="005C76E8" w:rsidP="002D4C26">
      <w:pPr>
        <w:pStyle w:val="ColorfulList-Accent11"/>
        <w:numPr>
          <w:ilvl w:val="0"/>
          <w:numId w:val="10"/>
        </w:numPr>
        <w:ind w:leftChars="0"/>
      </w:pPr>
      <w:r w:rsidRPr="00477827">
        <w:t xml:space="preserve">In the same year, </w:t>
      </w:r>
      <w:proofErr w:type="gramStart"/>
      <w:r w:rsidRPr="00477827">
        <w:t>Yao</w:t>
      </w:r>
      <w:proofErr w:type="gramEnd"/>
      <w:r w:rsidRPr="00477827">
        <w:t xml:space="preserve"> and Tan</w:t>
      </w:r>
      <w:r w:rsidRPr="00477827">
        <w:rPr>
          <w:vertAlign w:val="superscript"/>
        </w:rPr>
        <w:footnoteReference w:id="26"/>
      </w:r>
      <w:r w:rsidRPr="00477827">
        <w:t xml:space="preserve"> studied the use of moving average feeding into neural networks with USDPY, USDEUR, USDGBP, USDCHF and AUDUSD and suggested profitability with simple technical indicators in the out sample and paper portfolio.</w:t>
      </w:r>
    </w:p>
    <w:p w14:paraId="05914A07" w14:textId="77777777" w:rsidR="005C76E8" w:rsidRPr="00477827" w:rsidRDefault="005C76E8" w:rsidP="002D4C26">
      <w:pPr>
        <w:pStyle w:val="ColorfulList-Accent11"/>
        <w:numPr>
          <w:ilvl w:val="0"/>
          <w:numId w:val="10"/>
        </w:numPr>
        <w:ind w:leftChars="0"/>
      </w:pPr>
      <w:r w:rsidRPr="00477827">
        <w:t xml:space="preserve">In 2004, </w:t>
      </w:r>
      <w:proofErr w:type="spellStart"/>
      <w:r w:rsidRPr="00477827">
        <w:t>Hryshko</w:t>
      </w:r>
      <w:proofErr w:type="spellEnd"/>
      <w:r w:rsidRPr="00477827">
        <w:t xml:space="preserve"> and Downs</w:t>
      </w:r>
      <w:r w:rsidRPr="00477827">
        <w:rPr>
          <w:vertAlign w:val="superscript"/>
        </w:rPr>
        <w:footnoteReference w:id="27"/>
      </w:r>
      <w:r w:rsidRPr="00477827">
        <w:t xml:space="preserve"> presented trading strategies based on the machine learning methods of genetic algorithms and reinforcement learning.</w:t>
      </w:r>
    </w:p>
    <w:p w14:paraId="31D1B367" w14:textId="77777777" w:rsidR="005C76E8" w:rsidRPr="00477827" w:rsidRDefault="005C76E8" w:rsidP="002D4C26">
      <w:pPr>
        <w:pStyle w:val="ColorfulList-Accent11"/>
        <w:numPr>
          <w:ilvl w:val="0"/>
          <w:numId w:val="10"/>
        </w:numPr>
        <w:ind w:leftChars="0"/>
      </w:pPr>
      <w:r w:rsidRPr="00477827">
        <w:t xml:space="preserve">In 2017, </w:t>
      </w:r>
      <w:proofErr w:type="spellStart"/>
      <w:r w:rsidRPr="00477827">
        <w:t>Carapuco</w:t>
      </w:r>
      <w:proofErr w:type="spellEnd"/>
      <w:r w:rsidRPr="00477827">
        <w:rPr>
          <w:vertAlign w:val="superscript"/>
        </w:rPr>
        <w:footnoteReference w:id="28"/>
      </w:r>
      <w:r w:rsidRPr="00477827">
        <w:t xml:space="preserve"> explored reinforcement learning in EURUSD market and generated a yearly profit of 16.3%.</w:t>
      </w:r>
    </w:p>
    <w:p w14:paraId="54DC4D7C" w14:textId="77777777" w:rsidR="005C76E8" w:rsidRPr="00477827" w:rsidRDefault="005C76E8" w:rsidP="002D4C26">
      <w:pPr>
        <w:pStyle w:val="ColorfulList-Accent11"/>
        <w:numPr>
          <w:ilvl w:val="0"/>
          <w:numId w:val="10"/>
        </w:numPr>
        <w:ind w:leftChars="0"/>
      </w:pPr>
      <w:r w:rsidRPr="00477827">
        <w:t>Song (2017)</w:t>
      </w:r>
      <w:r w:rsidRPr="00477827">
        <w:rPr>
          <w:vertAlign w:val="superscript"/>
        </w:rPr>
        <w:footnoteReference w:id="29"/>
      </w:r>
      <w:r w:rsidRPr="00477827">
        <w:t xml:space="preserve"> using evolutionary reinforcement learning fitting with various neurons and suggested using Genetic Algorithms in the optimization under Recurrent Reinforcement Learning suggested potential profitability on EURUSD.</w:t>
      </w:r>
    </w:p>
    <w:p w14:paraId="22956A70" w14:textId="77777777" w:rsidR="005C76E8" w:rsidRPr="00477827" w:rsidRDefault="005C76E8" w:rsidP="002D4C26">
      <w:pPr>
        <w:pStyle w:val="ColorfulList-Accent11"/>
        <w:numPr>
          <w:ilvl w:val="0"/>
          <w:numId w:val="10"/>
        </w:numPr>
        <w:ind w:leftChars="0"/>
      </w:pPr>
      <w:r w:rsidRPr="00477827">
        <w:t xml:space="preserve">In the same year, </w:t>
      </w:r>
      <w:proofErr w:type="spellStart"/>
      <w:r w:rsidRPr="00477827">
        <w:t>Baasher</w:t>
      </w:r>
      <w:proofErr w:type="spellEnd"/>
      <w:r w:rsidRPr="00477827">
        <w:t xml:space="preserve"> and </w:t>
      </w:r>
      <w:proofErr w:type="spellStart"/>
      <w:r w:rsidRPr="00477827">
        <w:t>Fakhr</w:t>
      </w:r>
      <w:proofErr w:type="spellEnd"/>
      <w:r w:rsidRPr="00477827">
        <w:rPr>
          <w:vertAlign w:val="superscript"/>
        </w:rPr>
        <w:footnoteReference w:id="30"/>
      </w:r>
      <w:r w:rsidRPr="00477827">
        <w:t xml:space="preserve"> used classification and machine learning technique to predict the foreign exchange market. Technique used includes support vector machine, bagging trees, maximally collapsing metric learning, </w:t>
      </w:r>
      <w:proofErr w:type="spellStart"/>
      <w:r w:rsidRPr="00477827">
        <w:t>neighbourhood</w:t>
      </w:r>
      <w:proofErr w:type="spellEnd"/>
      <w:r w:rsidRPr="00477827">
        <w:t xml:space="preserve"> </w:t>
      </w:r>
      <w:r w:rsidRPr="00477827">
        <w:lastRenderedPageBreak/>
        <w:t>component analysis, class-based principal component analysis and cluster-class-based and cluster-cluster based linear discriminant analysis.</w:t>
      </w:r>
    </w:p>
    <w:p w14:paraId="5920FCBD" w14:textId="77777777" w:rsidR="005C76E8" w:rsidRPr="00477827" w:rsidRDefault="005C76E8" w:rsidP="002D4C26">
      <w:pPr>
        <w:pStyle w:val="ColorfulList-Accent11"/>
        <w:numPr>
          <w:ilvl w:val="0"/>
          <w:numId w:val="10"/>
        </w:numPr>
        <w:ind w:leftChars="0"/>
      </w:pPr>
      <w:r w:rsidRPr="00477827">
        <w:t>In 2019, Tsai and Wang</w:t>
      </w:r>
      <w:r w:rsidRPr="00477827">
        <w:rPr>
          <w:vertAlign w:val="superscript"/>
        </w:rPr>
        <w:footnoteReference w:id="31"/>
      </w:r>
      <w:r w:rsidRPr="00477827">
        <w:t xml:space="preserve"> used deep reinforcement learning for trading foreign currencies and suggested profitability with the right choice of reward selection.</w:t>
      </w:r>
    </w:p>
    <w:p w14:paraId="618CC563" w14:textId="77777777" w:rsidR="005C76E8" w:rsidRPr="00477827" w:rsidRDefault="005C76E8" w:rsidP="002D4C26">
      <w:pPr>
        <w:pStyle w:val="ColorfulList-Accent11"/>
        <w:numPr>
          <w:ilvl w:val="0"/>
          <w:numId w:val="10"/>
        </w:numPr>
        <w:ind w:leftChars="0"/>
      </w:pPr>
      <w:r w:rsidRPr="00477827">
        <w:t xml:space="preserve">In the same year </w:t>
      </w:r>
      <w:proofErr w:type="spellStart"/>
      <w:r w:rsidRPr="00477827">
        <w:t>Chihab</w:t>
      </w:r>
      <w:proofErr w:type="spellEnd"/>
      <w:r w:rsidRPr="00477827">
        <w:t xml:space="preserve">, </w:t>
      </w:r>
      <w:proofErr w:type="spellStart"/>
      <w:r w:rsidRPr="00477827">
        <w:t>Bousbaa</w:t>
      </w:r>
      <w:proofErr w:type="spellEnd"/>
      <w:r w:rsidRPr="00477827">
        <w:t xml:space="preserve">, </w:t>
      </w:r>
      <w:proofErr w:type="spellStart"/>
      <w:r w:rsidRPr="00477827">
        <w:t>Chihab</w:t>
      </w:r>
      <w:proofErr w:type="spellEnd"/>
      <w:r w:rsidRPr="00477827">
        <w:t xml:space="preserve"> and </w:t>
      </w:r>
      <w:proofErr w:type="spellStart"/>
      <w:r w:rsidRPr="00477827">
        <w:t>Bencharef</w:t>
      </w:r>
      <w:proofErr w:type="spellEnd"/>
      <w:r w:rsidRPr="00477827">
        <w:rPr>
          <w:vertAlign w:val="superscript"/>
        </w:rPr>
        <w:footnoteReference w:id="32"/>
      </w:r>
      <w:r w:rsidRPr="00477827">
        <w:t xml:space="preserve"> reviewed various algo-trading strategies including artificial neural networks, genetic algorithms, support vector machine, random forest. They focused research on random forest and </w:t>
      </w:r>
      <w:proofErr w:type="spellStart"/>
      <w:r w:rsidRPr="00477827">
        <w:t>probit</w:t>
      </w:r>
      <w:proofErr w:type="spellEnd"/>
      <w:r w:rsidRPr="00477827">
        <w:t xml:space="preserve"> regression and proved such machine learning technique could be effective in improving prediction accuracy.</w:t>
      </w:r>
    </w:p>
    <w:p w14:paraId="707D41ED" w14:textId="77777777" w:rsidR="0006631B" w:rsidRDefault="00E95990" w:rsidP="0043607A">
      <w:pPr>
        <w:pStyle w:val="Heading1"/>
        <w:numPr>
          <w:ilvl w:val="0"/>
          <w:numId w:val="12"/>
        </w:numPr>
      </w:pPr>
      <w:r w:rsidRPr="00E95990">
        <w:rPr>
          <w:rFonts w:hint="eastAsia"/>
        </w:rPr>
        <w:t>M</w:t>
      </w:r>
      <w:r w:rsidRPr="00E95990">
        <w:t>ethodology</w:t>
      </w:r>
    </w:p>
    <w:p w14:paraId="10570E92" w14:textId="77777777" w:rsidR="00702E53" w:rsidRDefault="00422E38" w:rsidP="009B3598">
      <w:pPr>
        <w:pStyle w:val="Heading2"/>
      </w:pPr>
      <w:r w:rsidRPr="00E205D4">
        <w:t>Approach</w:t>
      </w:r>
    </w:p>
    <w:p w14:paraId="76D6B90C" w14:textId="77777777" w:rsidR="008233E7" w:rsidRPr="008233E7" w:rsidRDefault="008233E7" w:rsidP="008233E7">
      <w:r w:rsidRPr="008233E7">
        <w:t>We take a currency pair, sample the data based on ticks, use triple barrier labeling method for the returns data, get technical indicators from the tick price and economic indicators and use their fractional differentiation for input into machine learning algorithms such as random forest and SVM.</w:t>
      </w:r>
    </w:p>
    <w:p w14:paraId="2686028A" w14:textId="77777777" w:rsidR="008233E7" w:rsidRDefault="008233E7" w:rsidP="008233E7">
      <w:r w:rsidRPr="008233E7">
        <w:t>We analyze the results, use an ensemble of the machine learning algorithms for prediction and reiterate the process for the next currency pair.</w:t>
      </w:r>
    </w:p>
    <w:p w14:paraId="7E1C214D" w14:textId="77777777" w:rsidR="008233E7" w:rsidRDefault="00702E53" w:rsidP="009B3598">
      <w:pPr>
        <w:pStyle w:val="Heading2"/>
      </w:pPr>
      <w:r w:rsidRPr="00E95990">
        <w:rPr>
          <w:rFonts w:hint="eastAsia"/>
        </w:rPr>
        <w:t>M</w:t>
      </w:r>
      <w:r w:rsidRPr="00E95990">
        <w:t>ethodology</w:t>
      </w:r>
    </w:p>
    <w:p w14:paraId="18367785" w14:textId="77777777" w:rsidR="008233E7" w:rsidRDefault="008233E7" w:rsidP="008233E7">
      <w:r>
        <w:t>Our overall methodology is defined by the underlying methodologies in each step. This includes</w:t>
      </w:r>
      <w:r w:rsidR="00C135CA">
        <w:t>:</w:t>
      </w:r>
    </w:p>
    <w:p w14:paraId="7C93D632" w14:textId="77777777" w:rsidR="008233E7" w:rsidRDefault="008233E7" w:rsidP="002D4C26">
      <w:pPr>
        <w:pStyle w:val="ColorfulList-Accent11"/>
        <w:numPr>
          <w:ilvl w:val="0"/>
          <w:numId w:val="13"/>
        </w:numPr>
        <w:ind w:leftChars="0"/>
      </w:pPr>
      <w:r>
        <w:rPr>
          <w:lang w:eastAsia="zh-TW"/>
        </w:rPr>
        <w:t>Overall machine learning flow – as the overall program on training machine learning model</w:t>
      </w:r>
      <w:r w:rsidR="0067580C">
        <w:rPr>
          <w:lang w:eastAsia="zh-TW"/>
        </w:rPr>
        <w:t>.</w:t>
      </w:r>
    </w:p>
    <w:p w14:paraId="4E8D34CC" w14:textId="13DA7571" w:rsidR="008233E7" w:rsidRDefault="008233E7" w:rsidP="002D4C26">
      <w:pPr>
        <w:pStyle w:val="ColorfulList-Accent11"/>
        <w:numPr>
          <w:ilvl w:val="0"/>
          <w:numId w:val="13"/>
        </w:numPr>
        <w:ind w:leftChars="0"/>
      </w:pPr>
      <w:r>
        <w:rPr>
          <w:lang w:eastAsia="zh-TW"/>
        </w:rPr>
        <w:t xml:space="preserve">Data preparation methodology – </w:t>
      </w:r>
      <w:r w:rsidR="0067580C">
        <w:rPr>
          <w:lang w:eastAsia="zh-TW"/>
        </w:rPr>
        <w:t>Where do we get the data, h</w:t>
      </w:r>
      <w:r>
        <w:rPr>
          <w:lang w:eastAsia="zh-TW"/>
        </w:rPr>
        <w:t>ow our data is prepared and what kinds of data transformation techniques are adopted during the data preparation stage</w:t>
      </w:r>
      <w:r w:rsidR="0067580C">
        <w:rPr>
          <w:lang w:eastAsia="zh-TW"/>
        </w:rPr>
        <w:t>.</w:t>
      </w:r>
    </w:p>
    <w:p w14:paraId="1A2F6109" w14:textId="77777777" w:rsidR="008233E7" w:rsidRDefault="008233E7" w:rsidP="002D4C26">
      <w:pPr>
        <w:pStyle w:val="ColorfulList-Accent11"/>
        <w:numPr>
          <w:ilvl w:val="0"/>
          <w:numId w:val="13"/>
        </w:numPr>
        <w:ind w:leftChars="0"/>
        <w:rPr>
          <w:lang w:eastAsia="zh-TW"/>
        </w:rPr>
      </w:pPr>
      <w:r>
        <w:rPr>
          <w:lang w:eastAsia="zh-TW"/>
        </w:rPr>
        <w:t>Machine learning methodology – What kinds of machine learning methodologies are adopted</w:t>
      </w:r>
      <w:r w:rsidR="0067580C">
        <w:rPr>
          <w:lang w:eastAsia="zh-TW"/>
        </w:rPr>
        <w:t>.</w:t>
      </w:r>
      <w:r>
        <w:rPr>
          <w:lang w:eastAsia="zh-TW"/>
        </w:rPr>
        <w:t xml:space="preserve"> </w:t>
      </w:r>
    </w:p>
    <w:p w14:paraId="26AA5177" w14:textId="77777777" w:rsidR="003005C6" w:rsidRPr="000F2381" w:rsidRDefault="003005C6" w:rsidP="00A87D82">
      <w:pPr>
        <w:pStyle w:val="Heading3"/>
      </w:pPr>
      <w:r>
        <w:t>Overall machine learning flow</w:t>
      </w:r>
    </w:p>
    <w:p w14:paraId="6F0408BC" w14:textId="77777777" w:rsidR="003005C6" w:rsidRDefault="003005C6" w:rsidP="003005C6">
      <w:r>
        <w:t>To build our machine learning algorithm, we would like to go through the following steps according to Google Machine Learning</w:t>
      </w:r>
      <w:r>
        <w:rPr>
          <w:rStyle w:val="FootnoteReference"/>
        </w:rPr>
        <w:footnoteReference w:id="33"/>
      </w:r>
      <w:r>
        <w:t xml:space="preserve"> This includes:</w:t>
      </w:r>
    </w:p>
    <w:p w14:paraId="08D01195" w14:textId="77777777" w:rsidR="003005C6" w:rsidRDefault="003005C6" w:rsidP="003005C6">
      <w:pPr>
        <w:rPr>
          <w:lang w:eastAsia="zh-TW"/>
        </w:rPr>
      </w:pPr>
      <w:r w:rsidRPr="003005C6">
        <w:rPr>
          <w:b/>
          <w:bCs/>
          <w:lang w:eastAsia="zh-TW"/>
        </w:rPr>
        <w:t xml:space="preserve">Step 1: </w:t>
      </w:r>
      <w:r>
        <w:rPr>
          <w:lang w:eastAsia="zh-TW"/>
        </w:rPr>
        <w:t>Gather Data</w:t>
      </w:r>
    </w:p>
    <w:p w14:paraId="313F2937" w14:textId="77777777" w:rsidR="003005C6" w:rsidRDefault="003005C6" w:rsidP="003005C6">
      <w:pPr>
        <w:rPr>
          <w:lang w:eastAsia="zh-TW"/>
        </w:rPr>
      </w:pPr>
      <w:r w:rsidRPr="003005C6">
        <w:rPr>
          <w:b/>
          <w:bCs/>
          <w:lang w:eastAsia="zh-TW"/>
        </w:rPr>
        <w:lastRenderedPageBreak/>
        <w:t xml:space="preserve">Step 2: </w:t>
      </w:r>
      <w:r>
        <w:rPr>
          <w:lang w:eastAsia="zh-TW"/>
        </w:rPr>
        <w:t>Explore Your Data</w:t>
      </w:r>
    </w:p>
    <w:p w14:paraId="5F1D03A3" w14:textId="77777777" w:rsidR="003005C6" w:rsidRDefault="003005C6" w:rsidP="003005C6">
      <w:pPr>
        <w:rPr>
          <w:lang w:eastAsia="zh-TW"/>
        </w:rPr>
      </w:pPr>
      <w:r w:rsidRPr="003005C6">
        <w:rPr>
          <w:b/>
          <w:bCs/>
          <w:lang w:eastAsia="zh-TW"/>
        </w:rPr>
        <w:t>Step 2.5:</w:t>
      </w:r>
      <w:r>
        <w:rPr>
          <w:lang w:eastAsia="zh-TW"/>
        </w:rPr>
        <w:t xml:space="preserve"> Choose a Model</w:t>
      </w:r>
    </w:p>
    <w:p w14:paraId="77216A30" w14:textId="77777777" w:rsidR="003005C6" w:rsidRDefault="003005C6" w:rsidP="003005C6">
      <w:pPr>
        <w:rPr>
          <w:lang w:eastAsia="zh-TW"/>
        </w:rPr>
      </w:pPr>
      <w:r w:rsidRPr="003005C6">
        <w:rPr>
          <w:b/>
          <w:bCs/>
          <w:lang w:eastAsia="zh-TW"/>
        </w:rPr>
        <w:t xml:space="preserve">Step 3: </w:t>
      </w:r>
      <w:r>
        <w:rPr>
          <w:lang w:eastAsia="zh-TW"/>
        </w:rPr>
        <w:t>Prepare Your Data</w:t>
      </w:r>
    </w:p>
    <w:p w14:paraId="57F3BBCE" w14:textId="2013D3BD" w:rsidR="003005C6" w:rsidRDefault="003005C6" w:rsidP="003005C6">
      <w:pPr>
        <w:rPr>
          <w:lang w:eastAsia="zh-TW"/>
        </w:rPr>
      </w:pPr>
      <w:r w:rsidRPr="003005C6">
        <w:rPr>
          <w:b/>
          <w:bCs/>
          <w:lang w:eastAsia="zh-TW"/>
        </w:rPr>
        <w:t>Step 4:</w:t>
      </w:r>
      <w:r>
        <w:rPr>
          <w:lang w:eastAsia="zh-TW"/>
        </w:rPr>
        <w:t xml:space="preserve"> Build, Train and Evaluate Your Model. We are going to split our data set into </w:t>
      </w:r>
      <w:r w:rsidR="00A12C29">
        <w:rPr>
          <w:lang w:eastAsia="zh-TW"/>
        </w:rPr>
        <w:t>5</w:t>
      </w:r>
      <w:r>
        <w:rPr>
          <w:lang w:eastAsia="zh-TW"/>
        </w:rPr>
        <w:t>0%, 2</w:t>
      </w:r>
      <w:r w:rsidR="00A12C29">
        <w:rPr>
          <w:lang w:eastAsia="zh-TW"/>
        </w:rPr>
        <w:t>5</w:t>
      </w:r>
      <w:r>
        <w:rPr>
          <w:lang w:eastAsia="zh-TW"/>
        </w:rPr>
        <w:t xml:space="preserve">% and remaining </w:t>
      </w:r>
      <w:r w:rsidR="00A12C29">
        <w:rPr>
          <w:lang w:eastAsia="zh-TW"/>
        </w:rPr>
        <w:t>25</w:t>
      </w:r>
      <w:r>
        <w:rPr>
          <w:lang w:eastAsia="zh-TW"/>
        </w:rPr>
        <w:t xml:space="preserve">% for training, </w:t>
      </w:r>
      <w:proofErr w:type="gramStart"/>
      <w:r>
        <w:rPr>
          <w:lang w:eastAsia="zh-TW"/>
        </w:rPr>
        <w:t>validation</w:t>
      </w:r>
      <w:proofErr w:type="gramEnd"/>
      <w:r>
        <w:rPr>
          <w:lang w:eastAsia="zh-TW"/>
        </w:rPr>
        <w:t xml:space="preserve"> and testing purpose respectively.</w:t>
      </w:r>
      <w:r w:rsidR="002771A2">
        <w:rPr>
          <w:lang w:eastAsia="zh-TW"/>
        </w:rPr>
        <w:t xml:space="preserve"> The</w:t>
      </w:r>
      <w:r w:rsidR="005A6630">
        <w:rPr>
          <w:lang w:eastAsia="zh-TW"/>
        </w:rPr>
        <w:t>n</w:t>
      </w:r>
      <w:r w:rsidR="002771A2">
        <w:rPr>
          <w:lang w:eastAsia="zh-TW"/>
        </w:rPr>
        <w:t xml:space="preserve"> we will </w:t>
      </w:r>
      <w:proofErr w:type="gramStart"/>
      <w:r w:rsidR="002771A2">
        <w:rPr>
          <w:lang w:eastAsia="zh-TW"/>
        </w:rPr>
        <w:t>performing</w:t>
      </w:r>
      <w:proofErr w:type="gramEnd"/>
      <w:r w:rsidR="002771A2">
        <w:rPr>
          <w:lang w:eastAsia="zh-TW"/>
        </w:rPr>
        <w:t xml:space="preserve"> cross validation for our training set data.</w:t>
      </w:r>
    </w:p>
    <w:p w14:paraId="3C78BE27" w14:textId="77777777" w:rsidR="003005C6" w:rsidRDefault="003005C6" w:rsidP="003005C6">
      <w:pPr>
        <w:rPr>
          <w:lang w:eastAsia="zh-TW"/>
        </w:rPr>
      </w:pPr>
      <w:r w:rsidRPr="003005C6">
        <w:rPr>
          <w:b/>
          <w:bCs/>
          <w:lang w:eastAsia="zh-TW"/>
        </w:rPr>
        <w:t>Step 5:</w:t>
      </w:r>
      <w:r>
        <w:rPr>
          <w:lang w:eastAsia="zh-TW"/>
        </w:rPr>
        <w:t xml:space="preserve"> Tune Hyperparameters</w:t>
      </w:r>
    </w:p>
    <w:p w14:paraId="7F23C2B8" w14:textId="77777777" w:rsidR="003005C6" w:rsidRDefault="003005C6" w:rsidP="003005C6">
      <w:r w:rsidRPr="00F0601E">
        <w:rPr>
          <w:rFonts w:eastAsia="PMingLiU"/>
          <w:b/>
          <w:bCs/>
          <w:lang w:eastAsia="zh-TW"/>
        </w:rPr>
        <w:t>Step</w:t>
      </w:r>
      <w:r w:rsidRPr="003005C6">
        <w:rPr>
          <w:b/>
          <w:bCs/>
        </w:rPr>
        <w:t xml:space="preserve"> 6:</w:t>
      </w:r>
      <w:r>
        <w:t xml:space="preserve"> Deploy Your Model</w:t>
      </w:r>
    </w:p>
    <w:p w14:paraId="19F203E8" w14:textId="77777777" w:rsidR="00E205D4" w:rsidRDefault="00E205D4" w:rsidP="00A87D82">
      <w:pPr>
        <w:pStyle w:val="Heading3"/>
      </w:pPr>
      <w:r w:rsidRPr="000F2381">
        <w:t xml:space="preserve">Data </w:t>
      </w:r>
      <w:r w:rsidRPr="000F2381">
        <w:rPr>
          <w:rFonts w:hint="eastAsia"/>
        </w:rPr>
        <w:t>p</w:t>
      </w:r>
      <w:r w:rsidRPr="000F2381">
        <w:t>reparation methodology</w:t>
      </w:r>
    </w:p>
    <w:p w14:paraId="748CA6E2" w14:textId="77777777" w:rsidR="003005C6" w:rsidRPr="00E96BD8" w:rsidRDefault="003005C6" w:rsidP="002C2859">
      <w:pPr>
        <w:pStyle w:val="Heading4"/>
      </w:pPr>
      <w:r w:rsidRPr="00E96BD8">
        <w:t>Source of data</w:t>
      </w:r>
      <w:r w:rsidR="0096380C" w:rsidRPr="00E96BD8">
        <w:t xml:space="preserve"> and data transformation</w:t>
      </w:r>
    </w:p>
    <w:p w14:paraId="52EB1081" w14:textId="77777777" w:rsidR="003005C6" w:rsidRDefault="003005C6" w:rsidP="003005C6">
      <w:pPr>
        <w:rPr>
          <w:lang w:eastAsia="zh-TW"/>
        </w:rPr>
      </w:pPr>
      <w:r>
        <w:rPr>
          <w:lang w:eastAsia="zh-TW"/>
        </w:rPr>
        <w:t xml:space="preserve">There are two types of data included in this </w:t>
      </w:r>
      <w:r w:rsidR="0096380C">
        <w:rPr>
          <w:lang w:eastAsia="zh-TW"/>
        </w:rPr>
        <w:t>research. These are foreign exchange spot data and the interest rate data.</w:t>
      </w:r>
    </w:p>
    <w:p w14:paraId="1EE50DFD" w14:textId="77777777" w:rsidR="00217640" w:rsidRDefault="0096380C" w:rsidP="0096380C">
      <w:pPr>
        <w:rPr>
          <w:lang w:eastAsia="zh-TW"/>
        </w:rPr>
      </w:pPr>
      <w:r>
        <w:rPr>
          <w:lang w:eastAsia="zh-TW"/>
        </w:rPr>
        <w:t xml:space="preserve">For foreign exchange, we obtain </w:t>
      </w:r>
      <w:r w:rsidR="00FD6C98">
        <w:rPr>
          <w:lang w:eastAsia="zh-TW"/>
        </w:rPr>
        <w:t xml:space="preserve">the spot data from </w:t>
      </w:r>
      <w:r w:rsidR="00FD6C98" w:rsidRPr="00FD6C98">
        <w:rPr>
          <w:lang w:eastAsia="zh-TW"/>
        </w:rPr>
        <w:t>Forex Capital Markets</w:t>
      </w:r>
      <w:r w:rsidR="00FD6C98">
        <w:rPr>
          <w:lang w:eastAsia="zh-TW"/>
        </w:rPr>
        <w:t xml:space="preserve"> (FXCM), between 22</w:t>
      </w:r>
      <w:r w:rsidR="00FD6C98" w:rsidRPr="00FD6C98">
        <w:rPr>
          <w:vertAlign w:val="superscript"/>
          <w:lang w:eastAsia="zh-TW"/>
        </w:rPr>
        <w:t>nd</w:t>
      </w:r>
      <w:r w:rsidR="00FD6C98">
        <w:rPr>
          <w:lang w:eastAsia="zh-TW"/>
        </w:rPr>
        <w:t xml:space="preserve"> June 2014 to 22</w:t>
      </w:r>
      <w:r w:rsidR="00FD6C98" w:rsidRPr="00FD6C98">
        <w:rPr>
          <w:vertAlign w:val="superscript"/>
          <w:lang w:eastAsia="zh-TW"/>
        </w:rPr>
        <w:t>nd</w:t>
      </w:r>
      <w:r w:rsidR="00FD6C98">
        <w:rPr>
          <w:lang w:eastAsia="zh-TW"/>
        </w:rPr>
        <w:t xml:space="preserve"> June 2020 with an internal of every two hours by </w:t>
      </w:r>
      <w:r w:rsidR="00FD6C98" w:rsidRPr="00FD6C98">
        <w:rPr>
          <w:lang w:eastAsia="zh-TW"/>
        </w:rPr>
        <w:t>Coordinated Universal Time</w:t>
      </w:r>
      <w:r w:rsidR="00FD6C98">
        <w:rPr>
          <w:lang w:eastAsia="zh-TW"/>
        </w:rPr>
        <w:t xml:space="preserve"> (UTC)</w:t>
      </w:r>
      <w:r w:rsidR="00217640">
        <w:rPr>
          <w:lang w:eastAsia="zh-TW"/>
        </w:rPr>
        <w:t>. The following are the foreign currency pairs downloaded:</w:t>
      </w:r>
    </w:p>
    <w:p w14:paraId="545676AE" w14:textId="77777777" w:rsidR="0096380C" w:rsidRDefault="00217640" w:rsidP="002D4C26">
      <w:pPr>
        <w:pStyle w:val="ColorfulList-Accent11"/>
        <w:numPr>
          <w:ilvl w:val="0"/>
          <w:numId w:val="18"/>
        </w:numPr>
        <w:spacing w:after="0" w:line="257" w:lineRule="auto"/>
        <w:ind w:leftChars="0" w:left="771" w:hanging="357"/>
        <w:rPr>
          <w:lang w:eastAsia="zh-TW"/>
        </w:rPr>
      </w:pPr>
      <w:r>
        <w:rPr>
          <w:lang w:eastAsia="zh-TW"/>
        </w:rPr>
        <w:t>AUDUSD</w:t>
      </w:r>
    </w:p>
    <w:p w14:paraId="1413CDE6" w14:textId="77777777" w:rsidR="00A12C29" w:rsidRDefault="00A12C29" w:rsidP="002D4C26">
      <w:pPr>
        <w:pStyle w:val="ColorfulList-Accent11"/>
        <w:numPr>
          <w:ilvl w:val="0"/>
          <w:numId w:val="18"/>
        </w:numPr>
        <w:spacing w:after="0" w:line="257" w:lineRule="auto"/>
        <w:ind w:leftChars="0" w:left="771" w:hanging="357"/>
        <w:rPr>
          <w:lang w:eastAsia="zh-TW"/>
        </w:rPr>
      </w:pPr>
      <w:r>
        <w:rPr>
          <w:lang w:eastAsia="zh-TW"/>
        </w:rPr>
        <w:t>AUDCAD</w:t>
      </w:r>
    </w:p>
    <w:p w14:paraId="56CEBE7B" w14:textId="77777777" w:rsidR="00A12C29" w:rsidRDefault="00A12C29" w:rsidP="002D4C26">
      <w:pPr>
        <w:pStyle w:val="ColorfulList-Accent11"/>
        <w:numPr>
          <w:ilvl w:val="0"/>
          <w:numId w:val="18"/>
        </w:numPr>
        <w:spacing w:after="0" w:line="257" w:lineRule="auto"/>
        <w:ind w:leftChars="0" w:left="771" w:hanging="357"/>
        <w:rPr>
          <w:lang w:eastAsia="zh-TW"/>
        </w:rPr>
      </w:pPr>
      <w:r>
        <w:rPr>
          <w:lang w:eastAsia="zh-TW"/>
        </w:rPr>
        <w:t>AUDJPY</w:t>
      </w:r>
    </w:p>
    <w:p w14:paraId="546E4AED" w14:textId="77777777" w:rsidR="00217640" w:rsidRDefault="00217640" w:rsidP="002D4C26">
      <w:pPr>
        <w:pStyle w:val="ColorfulList-Accent11"/>
        <w:numPr>
          <w:ilvl w:val="0"/>
          <w:numId w:val="18"/>
        </w:numPr>
        <w:spacing w:after="0" w:line="257" w:lineRule="auto"/>
        <w:ind w:leftChars="0" w:left="771" w:hanging="357"/>
        <w:rPr>
          <w:lang w:eastAsia="zh-TW"/>
        </w:rPr>
      </w:pPr>
      <w:r>
        <w:rPr>
          <w:lang w:eastAsia="zh-TW"/>
        </w:rPr>
        <w:t>EURUSD</w:t>
      </w:r>
    </w:p>
    <w:p w14:paraId="263D4290" w14:textId="77777777" w:rsidR="00217640" w:rsidRDefault="00217640" w:rsidP="002D4C26">
      <w:pPr>
        <w:pStyle w:val="ColorfulList-Accent11"/>
        <w:numPr>
          <w:ilvl w:val="0"/>
          <w:numId w:val="18"/>
        </w:numPr>
        <w:spacing w:after="0" w:line="257" w:lineRule="auto"/>
        <w:ind w:leftChars="0" w:left="771" w:hanging="357"/>
        <w:rPr>
          <w:lang w:eastAsia="zh-TW"/>
        </w:rPr>
      </w:pPr>
      <w:r>
        <w:rPr>
          <w:lang w:eastAsia="zh-TW"/>
        </w:rPr>
        <w:t>GBPUSD</w:t>
      </w:r>
    </w:p>
    <w:p w14:paraId="172F4756" w14:textId="77777777" w:rsidR="00217640" w:rsidRDefault="00217640" w:rsidP="002D4C26">
      <w:pPr>
        <w:pStyle w:val="ColorfulList-Accent11"/>
        <w:numPr>
          <w:ilvl w:val="0"/>
          <w:numId w:val="18"/>
        </w:numPr>
        <w:spacing w:after="0" w:line="257" w:lineRule="auto"/>
        <w:ind w:leftChars="0" w:left="771" w:hanging="357"/>
        <w:rPr>
          <w:lang w:eastAsia="zh-TW"/>
        </w:rPr>
      </w:pPr>
      <w:r>
        <w:rPr>
          <w:lang w:eastAsia="zh-TW"/>
        </w:rPr>
        <w:t>NZDUSD</w:t>
      </w:r>
    </w:p>
    <w:p w14:paraId="0BD06A7D" w14:textId="77777777" w:rsidR="00217640" w:rsidRDefault="00217640" w:rsidP="002D4C26">
      <w:pPr>
        <w:pStyle w:val="ColorfulList-Accent11"/>
        <w:numPr>
          <w:ilvl w:val="0"/>
          <w:numId w:val="18"/>
        </w:numPr>
        <w:spacing w:after="0" w:line="257" w:lineRule="auto"/>
        <w:ind w:leftChars="0" w:left="771" w:hanging="357"/>
        <w:rPr>
          <w:lang w:eastAsia="zh-TW"/>
        </w:rPr>
      </w:pPr>
      <w:r>
        <w:rPr>
          <w:lang w:eastAsia="zh-TW"/>
        </w:rPr>
        <w:t>USDCAD</w:t>
      </w:r>
    </w:p>
    <w:p w14:paraId="5591F262" w14:textId="77777777" w:rsidR="00217640" w:rsidRDefault="00217640" w:rsidP="002D4C26">
      <w:pPr>
        <w:pStyle w:val="ColorfulList-Accent11"/>
        <w:numPr>
          <w:ilvl w:val="0"/>
          <w:numId w:val="18"/>
        </w:numPr>
        <w:spacing w:line="257" w:lineRule="auto"/>
        <w:ind w:leftChars="0" w:left="771" w:hanging="357"/>
        <w:rPr>
          <w:lang w:eastAsia="zh-TW"/>
        </w:rPr>
      </w:pPr>
      <w:r>
        <w:rPr>
          <w:lang w:eastAsia="zh-TW"/>
        </w:rPr>
        <w:t>USDJPY</w:t>
      </w:r>
    </w:p>
    <w:p w14:paraId="5B0C838D" w14:textId="77777777" w:rsidR="00FD6C98" w:rsidRDefault="00FD6C98" w:rsidP="0096380C">
      <w:pPr>
        <w:rPr>
          <w:lang w:eastAsia="zh-TW"/>
        </w:rPr>
      </w:pPr>
      <w:r>
        <w:rPr>
          <w:lang w:eastAsia="zh-TW"/>
        </w:rPr>
        <w:t xml:space="preserve">For interest rate data, considering that cross currency swap market is priced based on </w:t>
      </w:r>
      <w:r w:rsidR="004F6E9D">
        <w:rPr>
          <w:lang w:eastAsia="zh-TW"/>
        </w:rPr>
        <w:t>3</w:t>
      </w:r>
      <w:r>
        <w:rPr>
          <w:lang w:eastAsia="zh-TW"/>
        </w:rPr>
        <w:t>-month floating rate inde</w:t>
      </w:r>
      <w:r w:rsidR="002625F4">
        <w:rPr>
          <w:lang w:eastAsia="zh-TW"/>
        </w:rPr>
        <w:t>x as market convention</w:t>
      </w:r>
      <w:r>
        <w:rPr>
          <w:lang w:eastAsia="zh-TW"/>
        </w:rPr>
        <w:t>, we obtained the following interbank 3-month interest rate</w:t>
      </w:r>
      <w:r w:rsidR="002625F4">
        <w:rPr>
          <w:lang w:eastAsia="zh-TW"/>
        </w:rPr>
        <w:t xml:space="preserve"> below. </w:t>
      </w:r>
    </w:p>
    <w:p w14:paraId="0A1F8BEC" w14:textId="77777777" w:rsidR="009B6A1A" w:rsidRDefault="00DD232F" w:rsidP="00150630">
      <w:pPr>
        <w:pStyle w:val="Caption"/>
        <w:rPr>
          <w:lang w:eastAsia="zh-TW"/>
        </w:rPr>
      </w:pPr>
      <w:r>
        <w:t xml:space="preserve">Table </w:t>
      </w:r>
      <w:fldSimple w:instr=" SEQ Table \* ARABIC ">
        <w:r>
          <w:rPr>
            <w:noProof/>
          </w:rPr>
          <w:t>1</w:t>
        </w:r>
      </w:fldSimple>
      <w:r>
        <w:t xml:space="preserve"> Currency Fixing 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6"/>
        <w:gridCol w:w="2342"/>
        <w:gridCol w:w="1931"/>
        <w:gridCol w:w="2727"/>
      </w:tblGrid>
      <w:tr w:rsidR="00573911" w:rsidRPr="00484039" w14:paraId="003EE962" w14:textId="77777777" w:rsidTr="00F0601E">
        <w:trPr>
          <w:tblHeader/>
        </w:trPr>
        <w:tc>
          <w:tcPr>
            <w:tcW w:w="704" w:type="dxa"/>
            <w:shd w:val="clear" w:color="auto" w:fill="0070C0"/>
            <w:vAlign w:val="center"/>
          </w:tcPr>
          <w:p w14:paraId="77478C16" w14:textId="77777777" w:rsidR="004F6E9D" w:rsidRPr="002D4C26" w:rsidRDefault="004F6E9D" w:rsidP="00F0601E">
            <w:pPr>
              <w:spacing w:after="0" w:line="257" w:lineRule="auto"/>
              <w:jc w:val="left"/>
              <w:rPr>
                <w:b/>
                <w:color w:val="FFFFFF"/>
                <w:sz w:val="18"/>
              </w:rPr>
            </w:pPr>
            <w:r w:rsidRPr="002D4C26">
              <w:rPr>
                <w:b/>
                <w:color w:val="FFFFFF"/>
                <w:sz w:val="18"/>
              </w:rPr>
              <w:t>Currency</w:t>
            </w:r>
          </w:p>
        </w:tc>
        <w:tc>
          <w:tcPr>
            <w:tcW w:w="2419" w:type="dxa"/>
            <w:shd w:val="clear" w:color="auto" w:fill="0070C0"/>
            <w:vAlign w:val="center"/>
          </w:tcPr>
          <w:p w14:paraId="0ED62068" w14:textId="77777777" w:rsidR="004F6E9D" w:rsidRPr="002D4C26" w:rsidRDefault="004F6E9D" w:rsidP="00F0601E">
            <w:pPr>
              <w:spacing w:after="0" w:line="257" w:lineRule="auto"/>
              <w:jc w:val="left"/>
              <w:rPr>
                <w:b/>
                <w:color w:val="FFFFFF"/>
                <w:sz w:val="18"/>
              </w:rPr>
            </w:pPr>
            <w:r w:rsidRPr="002D4C26">
              <w:rPr>
                <w:b/>
                <w:color w:val="FFFFFF"/>
                <w:sz w:val="18"/>
              </w:rPr>
              <w:t>Interbank 3-month rate selected</w:t>
            </w:r>
          </w:p>
        </w:tc>
        <w:tc>
          <w:tcPr>
            <w:tcW w:w="1989" w:type="dxa"/>
            <w:shd w:val="clear" w:color="auto" w:fill="0070C0"/>
            <w:vAlign w:val="center"/>
          </w:tcPr>
          <w:p w14:paraId="47A5E55C" w14:textId="77777777" w:rsidR="004F6E9D" w:rsidRPr="002D4C26" w:rsidRDefault="00D776BD" w:rsidP="00F0601E">
            <w:pPr>
              <w:spacing w:after="0" w:line="257" w:lineRule="auto"/>
              <w:jc w:val="left"/>
              <w:rPr>
                <w:b/>
                <w:color w:val="FFFFFF"/>
                <w:sz w:val="18"/>
              </w:rPr>
            </w:pPr>
            <w:r w:rsidRPr="002D4C26">
              <w:rPr>
                <w:b/>
                <w:color w:val="FFFFFF"/>
                <w:sz w:val="18"/>
              </w:rPr>
              <w:t>Daily Fixing Time</w:t>
            </w:r>
          </w:p>
        </w:tc>
        <w:tc>
          <w:tcPr>
            <w:tcW w:w="2821" w:type="dxa"/>
            <w:shd w:val="clear" w:color="auto" w:fill="0070C0"/>
            <w:vAlign w:val="center"/>
          </w:tcPr>
          <w:p w14:paraId="425CE160" w14:textId="77777777" w:rsidR="004F6E9D" w:rsidRPr="002D4C26" w:rsidRDefault="00D776BD" w:rsidP="00F0601E">
            <w:pPr>
              <w:spacing w:after="0" w:line="257" w:lineRule="auto"/>
              <w:jc w:val="left"/>
              <w:rPr>
                <w:b/>
                <w:color w:val="FFFFFF"/>
                <w:sz w:val="18"/>
              </w:rPr>
            </w:pPr>
            <w:r w:rsidRPr="002D4C26">
              <w:rPr>
                <w:b/>
                <w:color w:val="FFFFFF"/>
                <w:sz w:val="18"/>
              </w:rPr>
              <w:t>Data Source</w:t>
            </w:r>
          </w:p>
        </w:tc>
      </w:tr>
      <w:tr w:rsidR="00AA57A9" w:rsidRPr="00484039" w14:paraId="085F39F4" w14:textId="77777777" w:rsidTr="002D4C26">
        <w:tc>
          <w:tcPr>
            <w:tcW w:w="704" w:type="dxa"/>
            <w:shd w:val="clear" w:color="auto" w:fill="auto"/>
          </w:tcPr>
          <w:p w14:paraId="088C0F59" w14:textId="77777777" w:rsidR="004F6E9D" w:rsidRPr="00F0601E" w:rsidRDefault="004F6E9D" w:rsidP="00F0601E">
            <w:pPr>
              <w:spacing w:after="0" w:line="240" w:lineRule="auto"/>
              <w:rPr>
                <w:sz w:val="18"/>
                <w:szCs w:val="18"/>
              </w:rPr>
            </w:pPr>
            <w:r w:rsidRPr="00F0601E">
              <w:rPr>
                <w:rFonts w:hint="eastAsia"/>
                <w:sz w:val="18"/>
                <w:szCs w:val="18"/>
              </w:rPr>
              <w:t>AUD</w:t>
            </w:r>
          </w:p>
        </w:tc>
        <w:tc>
          <w:tcPr>
            <w:tcW w:w="2419" w:type="dxa"/>
            <w:shd w:val="clear" w:color="auto" w:fill="auto"/>
          </w:tcPr>
          <w:p w14:paraId="00358C66" w14:textId="77777777" w:rsidR="004F6E9D" w:rsidRPr="00F0601E" w:rsidRDefault="004F6E9D" w:rsidP="00F0601E">
            <w:pPr>
              <w:spacing w:after="0" w:line="240" w:lineRule="auto"/>
              <w:jc w:val="left"/>
              <w:rPr>
                <w:sz w:val="18"/>
                <w:szCs w:val="18"/>
              </w:rPr>
            </w:pPr>
            <w:r w:rsidRPr="00F0601E">
              <w:rPr>
                <w:rFonts w:hint="eastAsia"/>
                <w:sz w:val="18"/>
                <w:szCs w:val="18"/>
              </w:rPr>
              <w:t>Ba</w:t>
            </w:r>
            <w:r w:rsidRPr="00F0601E">
              <w:rPr>
                <w:sz w:val="18"/>
                <w:szCs w:val="18"/>
              </w:rPr>
              <w:t xml:space="preserve">nk Bill Swap Rate </w:t>
            </w:r>
            <w:r w:rsidRPr="00F0601E">
              <w:rPr>
                <w:rFonts w:hint="eastAsia"/>
                <w:sz w:val="18"/>
                <w:szCs w:val="18"/>
              </w:rPr>
              <w:t>3-m</w:t>
            </w:r>
            <w:r w:rsidRPr="00F0601E">
              <w:rPr>
                <w:sz w:val="18"/>
                <w:szCs w:val="18"/>
              </w:rPr>
              <w:t>onth (BBSW)</w:t>
            </w:r>
          </w:p>
        </w:tc>
        <w:tc>
          <w:tcPr>
            <w:tcW w:w="1989" w:type="dxa"/>
            <w:shd w:val="clear" w:color="auto" w:fill="auto"/>
          </w:tcPr>
          <w:p w14:paraId="2157D65A" w14:textId="77777777" w:rsidR="004F6E9D" w:rsidRPr="00F0601E" w:rsidRDefault="00D776BD" w:rsidP="00F0601E">
            <w:pPr>
              <w:spacing w:after="0" w:line="240" w:lineRule="auto"/>
              <w:jc w:val="left"/>
              <w:rPr>
                <w:sz w:val="18"/>
                <w:szCs w:val="18"/>
              </w:rPr>
            </w:pPr>
            <w:r w:rsidRPr="00F0601E">
              <w:rPr>
                <w:sz w:val="18"/>
                <w:szCs w:val="18"/>
              </w:rPr>
              <w:t xml:space="preserve">Australian Eastern Standard Time </w:t>
            </w:r>
            <w:r w:rsidRPr="00F0601E">
              <w:rPr>
                <w:rFonts w:hint="eastAsia"/>
                <w:sz w:val="18"/>
                <w:szCs w:val="18"/>
              </w:rPr>
              <w:t>1</w:t>
            </w:r>
            <w:r w:rsidRPr="00F0601E">
              <w:rPr>
                <w:sz w:val="18"/>
                <w:szCs w:val="18"/>
              </w:rPr>
              <w:t>0:30am</w:t>
            </w:r>
          </w:p>
        </w:tc>
        <w:tc>
          <w:tcPr>
            <w:tcW w:w="2821" w:type="dxa"/>
            <w:shd w:val="clear" w:color="auto" w:fill="auto"/>
          </w:tcPr>
          <w:p w14:paraId="41C6F2D9" w14:textId="77777777" w:rsidR="004F6E9D" w:rsidRPr="00F0601E" w:rsidRDefault="00D776BD" w:rsidP="00F0601E">
            <w:pPr>
              <w:spacing w:after="0" w:line="240" w:lineRule="auto"/>
              <w:jc w:val="left"/>
              <w:rPr>
                <w:sz w:val="18"/>
                <w:szCs w:val="18"/>
              </w:rPr>
            </w:pPr>
            <w:r w:rsidRPr="00F0601E">
              <w:rPr>
                <w:sz w:val="18"/>
                <w:szCs w:val="18"/>
              </w:rPr>
              <w:t>Reserve Bank of Australia Daily Interest Rate data</w:t>
            </w:r>
            <w:r w:rsidRPr="00F0601E">
              <w:rPr>
                <w:rStyle w:val="FootnoteReference"/>
                <w:sz w:val="18"/>
                <w:szCs w:val="18"/>
              </w:rPr>
              <w:footnoteReference w:id="34"/>
            </w:r>
          </w:p>
        </w:tc>
      </w:tr>
      <w:tr w:rsidR="00AA57A9" w:rsidRPr="00484039" w14:paraId="18AA9CD0" w14:textId="77777777" w:rsidTr="002D4C26">
        <w:tc>
          <w:tcPr>
            <w:tcW w:w="704" w:type="dxa"/>
            <w:shd w:val="clear" w:color="auto" w:fill="auto"/>
          </w:tcPr>
          <w:p w14:paraId="483EE99B" w14:textId="77777777" w:rsidR="004F6E9D" w:rsidRPr="00F0601E" w:rsidRDefault="004F6E9D" w:rsidP="00F0601E">
            <w:pPr>
              <w:spacing w:after="0" w:line="240" w:lineRule="auto"/>
              <w:rPr>
                <w:sz w:val="18"/>
                <w:szCs w:val="18"/>
              </w:rPr>
            </w:pPr>
            <w:r w:rsidRPr="00F0601E">
              <w:rPr>
                <w:rFonts w:hint="eastAsia"/>
                <w:sz w:val="18"/>
                <w:szCs w:val="18"/>
              </w:rPr>
              <w:t>NZD</w:t>
            </w:r>
          </w:p>
        </w:tc>
        <w:tc>
          <w:tcPr>
            <w:tcW w:w="2419" w:type="dxa"/>
            <w:shd w:val="clear" w:color="auto" w:fill="auto"/>
          </w:tcPr>
          <w:p w14:paraId="3094C058" w14:textId="77777777" w:rsidR="004F6E9D" w:rsidRPr="00F0601E" w:rsidRDefault="004F6E9D" w:rsidP="00F0601E">
            <w:pPr>
              <w:spacing w:after="0" w:line="240" w:lineRule="auto"/>
              <w:jc w:val="left"/>
              <w:rPr>
                <w:sz w:val="18"/>
                <w:szCs w:val="18"/>
              </w:rPr>
            </w:pPr>
            <w:r w:rsidRPr="00F0601E">
              <w:rPr>
                <w:sz w:val="18"/>
                <w:szCs w:val="18"/>
              </w:rPr>
              <w:t>Bank Bill yield 3-monh (BKBM)</w:t>
            </w:r>
          </w:p>
        </w:tc>
        <w:tc>
          <w:tcPr>
            <w:tcW w:w="1989" w:type="dxa"/>
            <w:shd w:val="clear" w:color="auto" w:fill="auto"/>
          </w:tcPr>
          <w:p w14:paraId="55A3AC0F" w14:textId="77777777" w:rsidR="004F6E9D" w:rsidRPr="00F0601E" w:rsidRDefault="00D776BD" w:rsidP="00F0601E">
            <w:pPr>
              <w:spacing w:after="0" w:line="240" w:lineRule="auto"/>
              <w:jc w:val="left"/>
              <w:rPr>
                <w:sz w:val="18"/>
                <w:szCs w:val="18"/>
              </w:rPr>
            </w:pPr>
            <w:r w:rsidRPr="00F0601E">
              <w:rPr>
                <w:sz w:val="18"/>
                <w:szCs w:val="18"/>
              </w:rPr>
              <w:t xml:space="preserve">New Zealand Standard Time </w:t>
            </w:r>
            <w:r w:rsidRPr="00F0601E">
              <w:rPr>
                <w:rFonts w:hint="eastAsia"/>
                <w:sz w:val="18"/>
                <w:szCs w:val="18"/>
              </w:rPr>
              <w:t>1</w:t>
            </w:r>
            <w:r w:rsidRPr="00F0601E">
              <w:rPr>
                <w:sz w:val="18"/>
                <w:szCs w:val="18"/>
              </w:rPr>
              <w:t>0:30am</w:t>
            </w:r>
          </w:p>
        </w:tc>
        <w:tc>
          <w:tcPr>
            <w:tcW w:w="2821" w:type="dxa"/>
            <w:shd w:val="clear" w:color="auto" w:fill="auto"/>
          </w:tcPr>
          <w:p w14:paraId="030CAF38" w14:textId="77777777" w:rsidR="004F6E9D" w:rsidRPr="00F0601E" w:rsidRDefault="00D776BD" w:rsidP="00F0601E">
            <w:pPr>
              <w:spacing w:after="0" w:line="240" w:lineRule="auto"/>
              <w:jc w:val="left"/>
              <w:rPr>
                <w:sz w:val="18"/>
                <w:szCs w:val="18"/>
              </w:rPr>
            </w:pPr>
            <w:r w:rsidRPr="00F0601E">
              <w:rPr>
                <w:sz w:val="18"/>
                <w:szCs w:val="18"/>
              </w:rPr>
              <w:t>Reserve Bank of New Zealand Wholesale interest rates - B2</w:t>
            </w:r>
            <w:r w:rsidRPr="00F0601E">
              <w:rPr>
                <w:rStyle w:val="FootnoteReference"/>
                <w:sz w:val="18"/>
                <w:szCs w:val="18"/>
              </w:rPr>
              <w:footnoteReference w:id="35"/>
            </w:r>
          </w:p>
        </w:tc>
      </w:tr>
      <w:tr w:rsidR="00AA57A9" w:rsidRPr="00484039" w14:paraId="075BA02B" w14:textId="77777777" w:rsidTr="002D4C26">
        <w:tc>
          <w:tcPr>
            <w:tcW w:w="704" w:type="dxa"/>
            <w:shd w:val="clear" w:color="auto" w:fill="auto"/>
          </w:tcPr>
          <w:p w14:paraId="644E8425" w14:textId="77777777" w:rsidR="004F6E9D" w:rsidRPr="00F0601E" w:rsidRDefault="004F6E9D" w:rsidP="00F0601E">
            <w:pPr>
              <w:spacing w:after="0" w:line="240" w:lineRule="auto"/>
              <w:rPr>
                <w:sz w:val="18"/>
                <w:szCs w:val="18"/>
              </w:rPr>
            </w:pPr>
            <w:r w:rsidRPr="00F0601E">
              <w:rPr>
                <w:rFonts w:hint="eastAsia"/>
                <w:sz w:val="18"/>
                <w:szCs w:val="18"/>
              </w:rPr>
              <w:lastRenderedPageBreak/>
              <w:t>USD</w:t>
            </w:r>
          </w:p>
        </w:tc>
        <w:tc>
          <w:tcPr>
            <w:tcW w:w="2419" w:type="dxa"/>
            <w:shd w:val="clear" w:color="auto" w:fill="auto"/>
          </w:tcPr>
          <w:p w14:paraId="33307335" w14:textId="77777777" w:rsidR="004F6E9D" w:rsidRPr="00F0601E" w:rsidRDefault="004F6E9D" w:rsidP="00F0601E">
            <w:pPr>
              <w:spacing w:after="0" w:line="240" w:lineRule="auto"/>
              <w:jc w:val="left"/>
              <w:rPr>
                <w:sz w:val="18"/>
                <w:szCs w:val="18"/>
              </w:rPr>
            </w:pPr>
            <w:r w:rsidRPr="00F0601E">
              <w:rPr>
                <w:sz w:val="18"/>
                <w:szCs w:val="18"/>
              </w:rPr>
              <w:t>London Interbank Offer Rate (LIBOR) 3-month</w:t>
            </w:r>
          </w:p>
        </w:tc>
        <w:tc>
          <w:tcPr>
            <w:tcW w:w="1989" w:type="dxa"/>
            <w:shd w:val="clear" w:color="auto" w:fill="auto"/>
          </w:tcPr>
          <w:p w14:paraId="64C08414" w14:textId="77777777" w:rsidR="004F6E9D" w:rsidRPr="00F0601E" w:rsidRDefault="00D776BD" w:rsidP="00F0601E">
            <w:pPr>
              <w:spacing w:after="0" w:line="240" w:lineRule="auto"/>
              <w:jc w:val="left"/>
              <w:rPr>
                <w:rFonts w:eastAsia="PMingLiU"/>
                <w:sz w:val="18"/>
                <w:szCs w:val="18"/>
                <w:lang w:eastAsia="zh-TW"/>
              </w:rPr>
            </w:pPr>
            <w:r w:rsidRPr="00F0601E">
              <w:rPr>
                <w:sz w:val="18"/>
                <w:szCs w:val="18"/>
              </w:rPr>
              <w:t>London Time 11:55am</w:t>
            </w:r>
          </w:p>
        </w:tc>
        <w:tc>
          <w:tcPr>
            <w:tcW w:w="2821" w:type="dxa"/>
            <w:shd w:val="clear" w:color="auto" w:fill="auto"/>
          </w:tcPr>
          <w:p w14:paraId="4897EC93" w14:textId="77777777" w:rsidR="004F6E9D" w:rsidRPr="00F0601E" w:rsidRDefault="00DC1663" w:rsidP="00F0601E">
            <w:pPr>
              <w:spacing w:after="0" w:line="240" w:lineRule="auto"/>
              <w:jc w:val="left"/>
              <w:rPr>
                <w:sz w:val="18"/>
                <w:szCs w:val="18"/>
              </w:rPr>
            </w:pPr>
            <w:r w:rsidRPr="00F0601E">
              <w:rPr>
                <w:sz w:val="18"/>
                <w:szCs w:val="18"/>
              </w:rPr>
              <w:t>Economic Research, Federal Reserve Bank of St. Louis</w:t>
            </w:r>
            <w:r w:rsidRPr="00F0601E">
              <w:rPr>
                <w:rStyle w:val="FootnoteReference"/>
                <w:sz w:val="18"/>
                <w:szCs w:val="18"/>
                <w:vertAlign w:val="baseline"/>
              </w:rPr>
              <w:t xml:space="preserve"> </w:t>
            </w:r>
            <w:r w:rsidR="00D776BD" w:rsidRPr="00F0601E">
              <w:rPr>
                <w:rStyle w:val="FootnoteReference"/>
                <w:sz w:val="18"/>
                <w:szCs w:val="18"/>
              </w:rPr>
              <w:footnoteReference w:id="36"/>
            </w:r>
          </w:p>
        </w:tc>
      </w:tr>
      <w:tr w:rsidR="00AA57A9" w:rsidRPr="00484039" w14:paraId="1A5E40C2" w14:textId="77777777" w:rsidTr="002D4C26">
        <w:tc>
          <w:tcPr>
            <w:tcW w:w="704" w:type="dxa"/>
            <w:shd w:val="clear" w:color="auto" w:fill="auto"/>
          </w:tcPr>
          <w:p w14:paraId="611C4026" w14:textId="77777777" w:rsidR="00DC1663" w:rsidRPr="00F0601E" w:rsidRDefault="00DC1663" w:rsidP="00F0601E">
            <w:pPr>
              <w:spacing w:after="0" w:line="240" w:lineRule="auto"/>
              <w:rPr>
                <w:sz w:val="18"/>
                <w:szCs w:val="18"/>
              </w:rPr>
            </w:pPr>
            <w:r w:rsidRPr="00F0601E">
              <w:rPr>
                <w:rFonts w:hint="eastAsia"/>
                <w:sz w:val="18"/>
                <w:szCs w:val="18"/>
              </w:rPr>
              <w:t>JPY</w:t>
            </w:r>
          </w:p>
        </w:tc>
        <w:tc>
          <w:tcPr>
            <w:tcW w:w="2419" w:type="dxa"/>
            <w:shd w:val="clear" w:color="auto" w:fill="auto"/>
          </w:tcPr>
          <w:p w14:paraId="13D5EA4B" w14:textId="77777777" w:rsidR="00DC1663" w:rsidRPr="00F0601E" w:rsidRDefault="00DC1663" w:rsidP="00F0601E">
            <w:pPr>
              <w:spacing w:after="0" w:line="240" w:lineRule="auto"/>
              <w:jc w:val="left"/>
              <w:rPr>
                <w:sz w:val="18"/>
                <w:szCs w:val="18"/>
              </w:rPr>
            </w:pPr>
            <w:r w:rsidRPr="00F0601E">
              <w:rPr>
                <w:sz w:val="18"/>
                <w:szCs w:val="18"/>
              </w:rPr>
              <w:t>London Interbank Offer Rate (LIBOR) 3-month</w:t>
            </w:r>
          </w:p>
        </w:tc>
        <w:tc>
          <w:tcPr>
            <w:tcW w:w="1989" w:type="dxa"/>
            <w:shd w:val="clear" w:color="auto" w:fill="auto"/>
          </w:tcPr>
          <w:p w14:paraId="1089F5B9" w14:textId="77777777" w:rsidR="00DC1663" w:rsidRPr="00F0601E" w:rsidRDefault="00DC1663" w:rsidP="00F0601E">
            <w:pPr>
              <w:spacing w:after="0" w:line="240" w:lineRule="auto"/>
              <w:jc w:val="left"/>
              <w:rPr>
                <w:sz w:val="18"/>
                <w:szCs w:val="18"/>
              </w:rPr>
            </w:pPr>
            <w:r w:rsidRPr="00F0601E">
              <w:rPr>
                <w:sz w:val="18"/>
                <w:szCs w:val="18"/>
              </w:rPr>
              <w:t>London Time 11:55am</w:t>
            </w:r>
          </w:p>
        </w:tc>
        <w:tc>
          <w:tcPr>
            <w:tcW w:w="2821" w:type="dxa"/>
            <w:shd w:val="clear" w:color="auto" w:fill="auto"/>
          </w:tcPr>
          <w:p w14:paraId="17A46FB5" w14:textId="77777777" w:rsidR="00DC1663" w:rsidRPr="00F0601E" w:rsidRDefault="00DC1663" w:rsidP="00F0601E">
            <w:pPr>
              <w:spacing w:after="0" w:line="240" w:lineRule="auto"/>
              <w:jc w:val="left"/>
              <w:rPr>
                <w:sz w:val="18"/>
                <w:szCs w:val="18"/>
              </w:rPr>
            </w:pPr>
            <w:r w:rsidRPr="00F0601E">
              <w:rPr>
                <w:sz w:val="18"/>
                <w:szCs w:val="18"/>
              </w:rPr>
              <w:t>Economic Research, Federal Reserve Bank of St. Louis</w:t>
            </w:r>
            <w:r w:rsidRPr="00F0601E">
              <w:rPr>
                <w:rStyle w:val="FootnoteReference"/>
                <w:sz w:val="18"/>
                <w:szCs w:val="18"/>
                <w:vertAlign w:val="baseline"/>
              </w:rPr>
              <w:t xml:space="preserve"> </w:t>
            </w:r>
            <w:r w:rsidRPr="00F0601E">
              <w:rPr>
                <w:rStyle w:val="FootnoteReference"/>
                <w:sz w:val="18"/>
                <w:szCs w:val="18"/>
              </w:rPr>
              <w:footnoteReference w:id="37"/>
            </w:r>
          </w:p>
        </w:tc>
      </w:tr>
      <w:tr w:rsidR="00AA57A9" w:rsidRPr="00484039" w14:paraId="7F1B3281" w14:textId="77777777" w:rsidTr="002D4C26">
        <w:tc>
          <w:tcPr>
            <w:tcW w:w="704" w:type="dxa"/>
            <w:shd w:val="clear" w:color="auto" w:fill="auto"/>
          </w:tcPr>
          <w:p w14:paraId="2CE70953" w14:textId="77777777" w:rsidR="00DC1663" w:rsidRPr="00F0601E" w:rsidRDefault="00DC1663" w:rsidP="00F0601E">
            <w:pPr>
              <w:spacing w:after="0" w:line="240" w:lineRule="auto"/>
              <w:rPr>
                <w:sz w:val="18"/>
                <w:szCs w:val="18"/>
              </w:rPr>
            </w:pPr>
            <w:r w:rsidRPr="00F0601E">
              <w:rPr>
                <w:rFonts w:hint="eastAsia"/>
                <w:sz w:val="18"/>
                <w:szCs w:val="18"/>
              </w:rPr>
              <w:t>GBP</w:t>
            </w:r>
          </w:p>
        </w:tc>
        <w:tc>
          <w:tcPr>
            <w:tcW w:w="2419" w:type="dxa"/>
            <w:shd w:val="clear" w:color="auto" w:fill="auto"/>
          </w:tcPr>
          <w:p w14:paraId="365D8D7E" w14:textId="77777777" w:rsidR="00DC1663" w:rsidRPr="00F0601E" w:rsidRDefault="00DC1663" w:rsidP="00F0601E">
            <w:pPr>
              <w:spacing w:after="0" w:line="240" w:lineRule="auto"/>
              <w:jc w:val="left"/>
              <w:rPr>
                <w:sz w:val="18"/>
                <w:szCs w:val="18"/>
              </w:rPr>
            </w:pPr>
            <w:r w:rsidRPr="00F0601E">
              <w:rPr>
                <w:sz w:val="18"/>
                <w:szCs w:val="18"/>
              </w:rPr>
              <w:t>London Interbank Offer Rate (LIBOR) 3-month</w:t>
            </w:r>
          </w:p>
        </w:tc>
        <w:tc>
          <w:tcPr>
            <w:tcW w:w="1989" w:type="dxa"/>
            <w:shd w:val="clear" w:color="auto" w:fill="auto"/>
          </w:tcPr>
          <w:p w14:paraId="3E09FA88" w14:textId="77777777" w:rsidR="00DC1663" w:rsidRPr="00F0601E" w:rsidRDefault="00DC1663" w:rsidP="00F0601E">
            <w:pPr>
              <w:spacing w:after="0" w:line="240" w:lineRule="auto"/>
              <w:jc w:val="left"/>
              <w:rPr>
                <w:sz w:val="18"/>
                <w:szCs w:val="18"/>
              </w:rPr>
            </w:pPr>
            <w:r w:rsidRPr="00F0601E">
              <w:rPr>
                <w:sz w:val="18"/>
                <w:szCs w:val="18"/>
              </w:rPr>
              <w:t>London Time 11:55am</w:t>
            </w:r>
          </w:p>
        </w:tc>
        <w:tc>
          <w:tcPr>
            <w:tcW w:w="2821" w:type="dxa"/>
            <w:shd w:val="clear" w:color="auto" w:fill="auto"/>
          </w:tcPr>
          <w:p w14:paraId="1FDD127E" w14:textId="77777777" w:rsidR="00DC1663" w:rsidRPr="00F0601E" w:rsidRDefault="00DC1663" w:rsidP="00F0601E">
            <w:pPr>
              <w:spacing w:after="0" w:line="240" w:lineRule="auto"/>
              <w:jc w:val="left"/>
              <w:rPr>
                <w:sz w:val="18"/>
                <w:szCs w:val="18"/>
              </w:rPr>
            </w:pPr>
            <w:r w:rsidRPr="00F0601E">
              <w:rPr>
                <w:sz w:val="18"/>
                <w:szCs w:val="18"/>
              </w:rPr>
              <w:t>Economic Research, Federal Reserve Bank of St. Louis</w:t>
            </w:r>
            <w:r w:rsidRPr="00F0601E">
              <w:rPr>
                <w:rStyle w:val="FootnoteReference"/>
                <w:sz w:val="18"/>
                <w:szCs w:val="18"/>
                <w:vertAlign w:val="baseline"/>
              </w:rPr>
              <w:t xml:space="preserve"> </w:t>
            </w:r>
            <w:r w:rsidRPr="00F0601E">
              <w:rPr>
                <w:rStyle w:val="FootnoteReference"/>
                <w:sz w:val="18"/>
                <w:szCs w:val="18"/>
              </w:rPr>
              <w:footnoteReference w:id="38"/>
            </w:r>
          </w:p>
        </w:tc>
      </w:tr>
      <w:tr w:rsidR="00AA57A9" w:rsidRPr="00484039" w14:paraId="23E61E28" w14:textId="77777777" w:rsidTr="002D4C26">
        <w:tc>
          <w:tcPr>
            <w:tcW w:w="704" w:type="dxa"/>
            <w:shd w:val="clear" w:color="auto" w:fill="auto"/>
          </w:tcPr>
          <w:p w14:paraId="516D6AAF" w14:textId="77777777" w:rsidR="00DC1663" w:rsidRPr="00F0601E" w:rsidRDefault="00DC1663" w:rsidP="00F0601E">
            <w:pPr>
              <w:spacing w:after="0" w:line="240" w:lineRule="auto"/>
              <w:rPr>
                <w:sz w:val="18"/>
                <w:szCs w:val="18"/>
              </w:rPr>
            </w:pPr>
            <w:r w:rsidRPr="00F0601E">
              <w:rPr>
                <w:rFonts w:hint="eastAsia"/>
                <w:sz w:val="18"/>
                <w:szCs w:val="18"/>
              </w:rPr>
              <w:t>EUR</w:t>
            </w:r>
          </w:p>
        </w:tc>
        <w:tc>
          <w:tcPr>
            <w:tcW w:w="2419" w:type="dxa"/>
            <w:shd w:val="clear" w:color="auto" w:fill="auto"/>
          </w:tcPr>
          <w:p w14:paraId="6DA2A419" w14:textId="77777777" w:rsidR="00DC1663" w:rsidRPr="00F0601E" w:rsidRDefault="00DC1663" w:rsidP="00F0601E">
            <w:pPr>
              <w:spacing w:after="0" w:line="240" w:lineRule="auto"/>
              <w:jc w:val="left"/>
              <w:rPr>
                <w:sz w:val="18"/>
                <w:szCs w:val="18"/>
              </w:rPr>
            </w:pPr>
            <w:r w:rsidRPr="00F0601E">
              <w:rPr>
                <w:sz w:val="18"/>
                <w:szCs w:val="18"/>
              </w:rPr>
              <w:t>London Interbank Offer Rate (LIBOR) 3-month</w:t>
            </w:r>
          </w:p>
        </w:tc>
        <w:tc>
          <w:tcPr>
            <w:tcW w:w="1989" w:type="dxa"/>
            <w:shd w:val="clear" w:color="auto" w:fill="auto"/>
          </w:tcPr>
          <w:p w14:paraId="137E3BD6" w14:textId="77777777" w:rsidR="00DC1663" w:rsidRPr="00F0601E" w:rsidRDefault="00DC1663" w:rsidP="00F0601E">
            <w:pPr>
              <w:spacing w:after="0" w:line="240" w:lineRule="auto"/>
              <w:jc w:val="left"/>
              <w:rPr>
                <w:sz w:val="18"/>
                <w:szCs w:val="18"/>
              </w:rPr>
            </w:pPr>
            <w:r w:rsidRPr="00F0601E">
              <w:rPr>
                <w:sz w:val="18"/>
                <w:szCs w:val="18"/>
              </w:rPr>
              <w:t>London Time 11:55am</w:t>
            </w:r>
          </w:p>
        </w:tc>
        <w:tc>
          <w:tcPr>
            <w:tcW w:w="2821" w:type="dxa"/>
            <w:shd w:val="clear" w:color="auto" w:fill="auto"/>
          </w:tcPr>
          <w:p w14:paraId="6CCA31D1" w14:textId="77777777" w:rsidR="00DC1663" w:rsidRPr="00F0601E" w:rsidRDefault="00DC1663" w:rsidP="00F0601E">
            <w:pPr>
              <w:spacing w:after="0" w:line="240" w:lineRule="auto"/>
              <w:jc w:val="left"/>
              <w:rPr>
                <w:sz w:val="18"/>
                <w:szCs w:val="18"/>
              </w:rPr>
            </w:pPr>
            <w:r w:rsidRPr="00F0601E">
              <w:rPr>
                <w:sz w:val="18"/>
                <w:szCs w:val="18"/>
              </w:rPr>
              <w:t>Economic Research, Federal Reserve Bank of St. Louis</w:t>
            </w:r>
            <w:r w:rsidRPr="00F0601E">
              <w:rPr>
                <w:rStyle w:val="FootnoteReference"/>
                <w:sz w:val="18"/>
                <w:szCs w:val="18"/>
                <w:vertAlign w:val="baseline"/>
              </w:rPr>
              <w:t xml:space="preserve"> </w:t>
            </w:r>
            <w:r w:rsidRPr="00F0601E">
              <w:rPr>
                <w:rStyle w:val="FootnoteReference"/>
                <w:sz w:val="18"/>
                <w:szCs w:val="18"/>
              </w:rPr>
              <w:footnoteReference w:id="39"/>
            </w:r>
          </w:p>
        </w:tc>
      </w:tr>
      <w:tr w:rsidR="00AA57A9" w:rsidRPr="00484039" w14:paraId="6F7AA645" w14:textId="77777777" w:rsidTr="002D4C26">
        <w:tc>
          <w:tcPr>
            <w:tcW w:w="704" w:type="dxa"/>
            <w:shd w:val="clear" w:color="auto" w:fill="auto"/>
          </w:tcPr>
          <w:p w14:paraId="4E1FA87E" w14:textId="77777777" w:rsidR="00DC1663" w:rsidRPr="00F0601E" w:rsidRDefault="00DC1663" w:rsidP="00F0601E">
            <w:pPr>
              <w:spacing w:after="0" w:line="240" w:lineRule="auto"/>
              <w:rPr>
                <w:sz w:val="18"/>
                <w:szCs w:val="18"/>
              </w:rPr>
            </w:pPr>
            <w:r w:rsidRPr="00F0601E">
              <w:rPr>
                <w:rFonts w:hint="eastAsia"/>
                <w:sz w:val="18"/>
                <w:szCs w:val="18"/>
              </w:rPr>
              <w:t>CAD</w:t>
            </w:r>
          </w:p>
        </w:tc>
        <w:tc>
          <w:tcPr>
            <w:tcW w:w="2419" w:type="dxa"/>
            <w:shd w:val="clear" w:color="auto" w:fill="auto"/>
          </w:tcPr>
          <w:p w14:paraId="2F8FB9F3" w14:textId="77777777" w:rsidR="00DC1663" w:rsidRPr="00F0601E" w:rsidRDefault="00DC1663" w:rsidP="00F0601E">
            <w:pPr>
              <w:spacing w:after="0" w:line="240" w:lineRule="auto"/>
              <w:jc w:val="left"/>
              <w:rPr>
                <w:sz w:val="18"/>
                <w:szCs w:val="18"/>
              </w:rPr>
            </w:pPr>
            <w:r w:rsidRPr="00F0601E">
              <w:rPr>
                <w:sz w:val="18"/>
                <w:szCs w:val="18"/>
              </w:rPr>
              <w:t>Canadian Dollar Offered Rate (CDOR) 3-month, known as Banker Acceptance 3-month rate</w:t>
            </w:r>
          </w:p>
        </w:tc>
        <w:tc>
          <w:tcPr>
            <w:tcW w:w="1989" w:type="dxa"/>
            <w:shd w:val="clear" w:color="auto" w:fill="auto"/>
          </w:tcPr>
          <w:p w14:paraId="37DD6064" w14:textId="77777777" w:rsidR="00DC1663" w:rsidRPr="00F0601E" w:rsidRDefault="00DC1663" w:rsidP="00F0601E">
            <w:pPr>
              <w:spacing w:after="0" w:line="240" w:lineRule="auto"/>
              <w:jc w:val="left"/>
              <w:rPr>
                <w:sz w:val="18"/>
                <w:szCs w:val="18"/>
              </w:rPr>
            </w:pPr>
            <w:r w:rsidRPr="00F0601E">
              <w:rPr>
                <w:sz w:val="18"/>
                <w:szCs w:val="18"/>
              </w:rPr>
              <w:t xml:space="preserve">Eastern </w:t>
            </w:r>
            <w:r w:rsidR="00D26E99" w:rsidRPr="00F0601E">
              <w:rPr>
                <w:rFonts w:hint="eastAsia"/>
                <w:sz w:val="18"/>
                <w:szCs w:val="18"/>
              </w:rPr>
              <w:t>T</w:t>
            </w:r>
            <w:r w:rsidRPr="00F0601E">
              <w:rPr>
                <w:sz w:val="18"/>
                <w:szCs w:val="18"/>
              </w:rPr>
              <w:t>ime 10:15am</w:t>
            </w:r>
          </w:p>
        </w:tc>
        <w:tc>
          <w:tcPr>
            <w:tcW w:w="2821" w:type="dxa"/>
            <w:shd w:val="clear" w:color="auto" w:fill="auto"/>
          </w:tcPr>
          <w:p w14:paraId="42C7B03F" w14:textId="77777777" w:rsidR="00CB4983" w:rsidRPr="00F0601E" w:rsidRDefault="000E262A" w:rsidP="00F0601E">
            <w:pPr>
              <w:spacing w:after="0" w:line="240" w:lineRule="auto"/>
              <w:jc w:val="left"/>
              <w:rPr>
                <w:sz w:val="18"/>
                <w:szCs w:val="18"/>
              </w:rPr>
            </w:pPr>
            <w:r w:rsidRPr="00F0601E">
              <w:rPr>
                <w:sz w:val="18"/>
                <w:szCs w:val="18"/>
              </w:rPr>
              <w:t>2014 to 2018: Bank of Canada</w:t>
            </w:r>
            <w:r w:rsidRPr="00F0601E">
              <w:rPr>
                <w:rStyle w:val="FootnoteReference"/>
                <w:sz w:val="18"/>
                <w:szCs w:val="18"/>
              </w:rPr>
              <w:footnoteReference w:id="40"/>
            </w:r>
          </w:p>
          <w:p w14:paraId="01C14B84" w14:textId="77777777" w:rsidR="000E262A" w:rsidRPr="00F0601E" w:rsidRDefault="000E262A" w:rsidP="00F0601E">
            <w:pPr>
              <w:spacing w:after="0" w:line="240" w:lineRule="auto"/>
              <w:jc w:val="left"/>
              <w:rPr>
                <w:sz w:val="18"/>
                <w:szCs w:val="18"/>
              </w:rPr>
            </w:pPr>
            <w:r w:rsidRPr="00F0601E">
              <w:rPr>
                <w:sz w:val="18"/>
                <w:szCs w:val="18"/>
              </w:rPr>
              <w:t>2018 and beyond</w:t>
            </w:r>
            <w:r w:rsidRPr="002D4C26">
              <w:rPr>
                <w:rFonts w:ascii="PMingLiU" w:hAnsi="PMingLiU"/>
                <w:sz w:val="18"/>
              </w:rPr>
              <w:t xml:space="preserve">: </w:t>
            </w:r>
            <w:r w:rsidRPr="00F0601E">
              <w:rPr>
                <w:sz w:val="18"/>
                <w:szCs w:val="18"/>
              </w:rPr>
              <w:t>Investment Industry Regulatory Organization of Canada</w:t>
            </w:r>
            <w:r w:rsidRPr="00F0601E">
              <w:rPr>
                <w:rStyle w:val="FootnoteReference"/>
                <w:sz w:val="18"/>
                <w:szCs w:val="18"/>
              </w:rPr>
              <w:footnoteReference w:id="41"/>
            </w:r>
          </w:p>
        </w:tc>
      </w:tr>
    </w:tbl>
    <w:p w14:paraId="4F49A26C" w14:textId="77777777" w:rsidR="00B35664" w:rsidRDefault="00B35664" w:rsidP="0096380C"/>
    <w:p w14:paraId="56E8F5A8" w14:textId="77777777" w:rsidR="009C2AC3" w:rsidRDefault="009C2AC3" w:rsidP="0096380C">
      <w:r>
        <w:t xml:space="preserve">Given the spot data is available every two hours while the interbank interest rate data is available daily, we need to join the data </w:t>
      </w:r>
      <w:r w:rsidRPr="00F0601E">
        <w:rPr>
          <w:rFonts w:eastAsia="PMingLiU" w:hint="eastAsia"/>
          <w:lang w:eastAsia="zh-TW"/>
        </w:rPr>
        <w:t>b</w:t>
      </w:r>
      <w:r w:rsidRPr="00F0601E">
        <w:rPr>
          <w:rFonts w:eastAsia="PMingLiU"/>
          <w:lang w:eastAsia="zh-TW"/>
        </w:rPr>
        <w:t>y first standardizing into</w:t>
      </w:r>
      <w:r>
        <w:t xml:space="preserve"> UTC first. The following is the hours between the local time and UTC with the consideration of daily light saving in individual regions</w:t>
      </w:r>
    </w:p>
    <w:p w14:paraId="42250180" w14:textId="77777777" w:rsidR="00DD232F" w:rsidRDefault="00DD232F" w:rsidP="00150630">
      <w:pPr>
        <w:pStyle w:val="Caption"/>
      </w:pPr>
      <w:r>
        <w:t xml:space="preserve">Table </w:t>
      </w:r>
      <w:fldSimple w:instr=" SEQ Table \* ARABIC ">
        <w:r>
          <w:rPr>
            <w:noProof/>
          </w:rPr>
          <w:t>2</w:t>
        </w:r>
      </w:fldSimple>
      <w:r>
        <w:t xml:space="preserve"> Hours ahead / behind UTC with and without day light saving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2485"/>
        <w:gridCol w:w="2759"/>
      </w:tblGrid>
      <w:tr w:rsidR="00F25BD0" w:rsidRPr="00596C46" w14:paraId="26B2F265" w14:textId="77777777" w:rsidTr="002D4C26">
        <w:trPr>
          <w:tblHeader/>
        </w:trPr>
        <w:tc>
          <w:tcPr>
            <w:tcW w:w="2689" w:type="dxa"/>
            <w:shd w:val="clear" w:color="auto" w:fill="0070C0"/>
            <w:vAlign w:val="center"/>
          </w:tcPr>
          <w:p w14:paraId="20B772AE" w14:textId="77777777" w:rsidR="00F25BD0" w:rsidRPr="002D4C26" w:rsidRDefault="00AA5305" w:rsidP="00F0601E">
            <w:pPr>
              <w:spacing w:after="0" w:line="257" w:lineRule="auto"/>
              <w:jc w:val="left"/>
              <w:rPr>
                <w:b/>
                <w:color w:val="FFFFFF"/>
                <w:sz w:val="18"/>
              </w:rPr>
            </w:pPr>
            <w:r w:rsidRPr="002D4C26">
              <w:rPr>
                <w:b/>
                <w:color w:val="FFFFFF"/>
                <w:sz w:val="18"/>
              </w:rPr>
              <w:t>Time zone</w:t>
            </w:r>
          </w:p>
        </w:tc>
        <w:tc>
          <w:tcPr>
            <w:tcW w:w="2485" w:type="dxa"/>
            <w:shd w:val="clear" w:color="auto" w:fill="0070C0"/>
            <w:vAlign w:val="center"/>
          </w:tcPr>
          <w:p w14:paraId="38B73542" w14:textId="77777777" w:rsidR="00F25BD0" w:rsidRPr="002D4C26" w:rsidRDefault="00F25BD0" w:rsidP="00F0601E">
            <w:pPr>
              <w:spacing w:after="0" w:line="257" w:lineRule="auto"/>
              <w:jc w:val="left"/>
              <w:rPr>
                <w:b/>
                <w:color w:val="FFFFFF"/>
                <w:sz w:val="18"/>
              </w:rPr>
            </w:pPr>
            <w:r w:rsidRPr="002D4C26">
              <w:rPr>
                <w:b/>
                <w:color w:val="FFFFFF"/>
                <w:sz w:val="18"/>
              </w:rPr>
              <w:t>Hours ahead / behind UTC at start of day light saving</w:t>
            </w:r>
          </w:p>
        </w:tc>
        <w:tc>
          <w:tcPr>
            <w:tcW w:w="2759" w:type="dxa"/>
            <w:shd w:val="clear" w:color="auto" w:fill="0070C0"/>
            <w:vAlign w:val="center"/>
          </w:tcPr>
          <w:p w14:paraId="6782F9B8" w14:textId="77777777" w:rsidR="00F25BD0" w:rsidRPr="002D4C26" w:rsidRDefault="00F25BD0" w:rsidP="00F0601E">
            <w:pPr>
              <w:spacing w:after="0" w:line="257" w:lineRule="auto"/>
              <w:jc w:val="left"/>
              <w:rPr>
                <w:b/>
                <w:color w:val="FFFFFF"/>
                <w:sz w:val="18"/>
              </w:rPr>
            </w:pPr>
            <w:r w:rsidRPr="002D4C26">
              <w:rPr>
                <w:b/>
                <w:color w:val="FFFFFF"/>
                <w:sz w:val="18"/>
              </w:rPr>
              <w:t>Hours ahead / behind UTC at end of day light saving</w:t>
            </w:r>
          </w:p>
        </w:tc>
      </w:tr>
      <w:tr w:rsidR="00F25BD0" w:rsidRPr="00596C46" w14:paraId="6CA792DA" w14:textId="77777777" w:rsidTr="002D4C26">
        <w:tc>
          <w:tcPr>
            <w:tcW w:w="2689" w:type="dxa"/>
            <w:shd w:val="clear" w:color="auto" w:fill="auto"/>
            <w:vAlign w:val="center"/>
          </w:tcPr>
          <w:p w14:paraId="3A09CB68" w14:textId="77777777" w:rsidR="00F25BD0" w:rsidRPr="00F0601E" w:rsidRDefault="00F25BD0" w:rsidP="00F0601E">
            <w:pPr>
              <w:spacing w:after="0" w:line="240" w:lineRule="auto"/>
              <w:jc w:val="left"/>
              <w:rPr>
                <w:sz w:val="18"/>
                <w:szCs w:val="18"/>
              </w:rPr>
            </w:pPr>
            <w:r w:rsidRPr="00F0601E">
              <w:rPr>
                <w:sz w:val="18"/>
                <w:szCs w:val="18"/>
              </w:rPr>
              <w:t>Australian Eastern Standard Time</w:t>
            </w:r>
          </w:p>
        </w:tc>
        <w:tc>
          <w:tcPr>
            <w:tcW w:w="2485" w:type="dxa"/>
            <w:shd w:val="clear" w:color="auto" w:fill="auto"/>
            <w:vAlign w:val="center"/>
          </w:tcPr>
          <w:p w14:paraId="24CD2FE5" w14:textId="77777777" w:rsidR="00F25BD0" w:rsidRPr="00F0601E" w:rsidRDefault="0003069F" w:rsidP="00F0601E">
            <w:pPr>
              <w:spacing w:after="0" w:line="240" w:lineRule="auto"/>
              <w:jc w:val="center"/>
              <w:rPr>
                <w:sz w:val="18"/>
                <w:szCs w:val="18"/>
              </w:rPr>
            </w:pPr>
            <w:r w:rsidRPr="002D4C26">
              <w:rPr>
                <w:rFonts w:ascii="PMingLiU" w:hAnsi="PMingLiU"/>
                <w:sz w:val="18"/>
              </w:rPr>
              <w:t>+</w:t>
            </w:r>
            <w:r w:rsidR="00F25BD0" w:rsidRPr="00F0601E">
              <w:rPr>
                <w:sz w:val="18"/>
                <w:szCs w:val="18"/>
              </w:rPr>
              <w:t>11</w:t>
            </w:r>
          </w:p>
        </w:tc>
        <w:tc>
          <w:tcPr>
            <w:tcW w:w="2759" w:type="dxa"/>
            <w:shd w:val="clear" w:color="auto" w:fill="auto"/>
            <w:vAlign w:val="center"/>
          </w:tcPr>
          <w:p w14:paraId="6EB3393C" w14:textId="77777777" w:rsidR="00F25BD0" w:rsidRPr="00F0601E" w:rsidRDefault="0003069F" w:rsidP="00F0601E">
            <w:pPr>
              <w:spacing w:after="0" w:line="240" w:lineRule="auto"/>
              <w:jc w:val="center"/>
              <w:rPr>
                <w:sz w:val="18"/>
                <w:szCs w:val="18"/>
              </w:rPr>
            </w:pPr>
            <w:r w:rsidRPr="002D4C26">
              <w:rPr>
                <w:rFonts w:ascii="PMingLiU" w:hAnsi="PMingLiU"/>
                <w:sz w:val="18"/>
              </w:rPr>
              <w:t>+</w:t>
            </w:r>
            <w:r w:rsidR="00F25BD0" w:rsidRPr="00F0601E">
              <w:rPr>
                <w:sz w:val="18"/>
                <w:szCs w:val="18"/>
              </w:rPr>
              <w:t>10</w:t>
            </w:r>
          </w:p>
        </w:tc>
      </w:tr>
      <w:tr w:rsidR="00F25BD0" w:rsidRPr="00596C46" w14:paraId="079B7292" w14:textId="77777777" w:rsidTr="002D4C26">
        <w:tc>
          <w:tcPr>
            <w:tcW w:w="2689" w:type="dxa"/>
            <w:shd w:val="clear" w:color="auto" w:fill="auto"/>
            <w:vAlign w:val="center"/>
          </w:tcPr>
          <w:p w14:paraId="73B9B04D" w14:textId="77777777" w:rsidR="00F25BD0" w:rsidRPr="00F0601E" w:rsidRDefault="00F25BD0" w:rsidP="00F0601E">
            <w:pPr>
              <w:spacing w:after="0" w:line="240" w:lineRule="auto"/>
              <w:jc w:val="left"/>
              <w:rPr>
                <w:sz w:val="18"/>
                <w:szCs w:val="18"/>
              </w:rPr>
            </w:pPr>
            <w:r w:rsidRPr="00F0601E">
              <w:rPr>
                <w:sz w:val="18"/>
                <w:szCs w:val="18"/>
              </w:rPr>
              <w:t>New Zealand Standard Time</w:t>
            </w:r>
          </w:p>
        </w:tc>
        <w:tc>
          <w:tcPr>
            <w:tcW w:w="2485" w:type="dxa"/>
            <w:shd w:val="clear" w:color="auto" w:fill="auto"/>
            <w:vAlign w:val="center"/>
          </w:tcPr>
          <w:p w14:paraId="35AD6499" w14:textId="77777777" w:rsidR="00F25BD0" w:rsidRPr="00F0601E" w:rsidRDefault="0003069F" w:rsidP="00F0601E">
            <w:pPr>
              <w:spacing w:after="0" w:line="240" w:lineRule="auto"/>
              <w:jc w:val="center"/>
              <w:rPr>
                <w:sz w:val="18"/>
                <w:szCs w:val="18"/>
              </w:rPr>
            </w:pPr>
            <w:r w:rsidRPr="002D4C26">
              <w:rPr>
                <w:rFonts w:ascii="PMingLiU" w:hAnsi="PMingLiU"/>
                <w:sz w:val="18"/>
              </w:rPr>
              <w:t>+</w:t>
            </w:r>
            <w:r w:rsidR="00F25BD0" w:rsidRPr="00F0601E">
              <w:rPr>
                <w:sz w:val="18"/>
                <w:szCs w:val="18"/>
              </w:rPr>
              <w:t>1</w:t>
            </w:r>
            <w:r w:rsidR="003E4CE4" w:rsidRPr="00F0601E">
              <w:rPr>
                <w:sz w:val="18"/>
                <w:szCs w:val="18"/>
              </w:rPr>
              <w:t>3</w:t>
            </w:r>
          </w:p>
        </w:tc>
        <w:tc>
          <w:tcPr>
            <w:tcW w:w="2759" w:type="dxa"/>
            <w:shd w:val="clear" w:color="auto" w:fill="auto"/>
            <w:vAlign w:val="center"/>
          </w:tcPr>
          <w:p w14:paraId="57F90757" w14:textId="77777777" w:rsidR="00F25BD0" w:rsidRPr="00F0601E" w:rsidRDefault="0003069F" w:rsidP="00F0601E">
            <w:pPr>
              <w:spacing w:after="0" w:line="240" w:lineRule="auto"/>
              <w:jc w:val="center"/>
              <w:rPr>
                <w:sz w:val="18"/>
                <w:szCs w:val="18"/>
              </w:rPr>
            </w:pPr>
            <w:r w:rsidRPr="002D4C26">
              <w:rPr>
                <w:rFonts w:ascii="PMingLiU" w:hAnsi="PMingLiU"/>
                <w:sz w:val="18"/>
              </w:rPr>
              <w:t>+</w:t>
            </w:r>
            <w:r w:rsidR="00F25BD0" w:rsidRPr="00F0601E">
              <w:rPr>
                <w:sz w:val="18"/>
                <w:szCs w:val="18"/>
              </w:rPr>
              <w:t>1</w:t>
            </w:r>
            <w:r w:rsidR="003E4CE4" w:rsidRPr="00F0601E">
              <w:rPr>
                <w:sz w:val="18"/>
                <w:szCs w:val="18"/>
              </w:rPr>
              <w:t>2</w:t>
            </w:r>
          </w:p>
        </w:tc>
      </w:tr>
      <w:tr w:rsidR="00F25BD0" w:rsidRPr="00596C46" w14:paraId="03779D11" w14:textId="77777777" w:rsidTr="002D4C26">
        <w:tc>
          <w:tcPr>
            <w:tcW w:w="2689" w:type="dxa"/>
            <w:shd w:val="clear" w:color="auto" w:fill="auto"/>
            <w:vAlign w:val="center"/>
          </w:tcPr>
          <w:p w14:paraId="7186F5F8" w14:textId="77777777" w:rsidR="00F25BD0" w:rsidRPr="00F0601E" w:rsidRDefault="00F25BD0" w:rsidP="00F0601E">
            <w:pPr>
              <w:spacing w:after="0" w:line="240" w:lineRule="auto"/>
              <w:jc w:val="left"/>
              <w:rPr>
                <w:rFonts w:eastAsia="PMingLiU"/>
                <w:sz w:val="18"/>
                <w:szCs w:val="18"/>
                <w:lang w:eastAsia="zh-TW"/>
              </w:rPr>
            </w:pPr>
            <w:r w:rsidRPr="00F0601E">
              <w:rPr>
                <w:sz w:val="18"/>
                <w:szCs w:val="18"/>
              </w:rPr>
              <w:t>London Time</w:t>
            </w:r>
          </w:p>
        </w:tc>
        <w:tc>
          <w:tcPr>
            <w:tcW w:w="2485" w:type="dxa"/>
            <w:shd w:val="clear" w:color="auto" w:fill="auto"/>
            <w:vAlign w:val="center"/>
          </w:tcPr>
          <w:p w14:paraId="61972E5E" w14:textId="77777777" w:rsidR="00F25BD0" w:rsidRPr="00F0601E" w:rsidRDefault="0003069F" w:rsidP="00F0601E">
            <w:pPr>
              <w:spacing w:after="0" w:line="240" w:lineRule="auto"/>
              <w:jc w:val="center"/>
              <w:rPr>
                <w:sz w:val="18"/>
                <w:szCs w:val="18"/>
              </w:rPr>
            </w:pPr>
            <w:r w:rsidRPr="002D4C26">
              <w:rPr>
                <w:rFonts w:ascii="PMingLiU" w:hAnsi="PMingLiU"/>
                <w:sz w:val="18"/>
              </w:rPr>
              <w:t>+</w:t>
            </w:r>
            <w:r w:rsidR="003E4CE4" w:rsidRPr="00F0601E">
              <w:rPr>
                <w:sz w:val="18"/>
                <w:szCs w:val="18"/>
              </w:rPr>
              <w:t>1</w:t>
            </w:r>
          </w:p>
        </w:tc>
        <w:tc>
          <w:tcPr>
            <w:tcW w:w="2759" w:type="dxa"/>
            <w:shd w:val="clear" w:color="auto" w:fill="auto"/>
            <w:vAlign w:val="center"/>
          </w:tcPr>
          <w:p w14:paraId="7FDAAEFA" w14:textId="77777777" w:rsidR="00F25BD0" w:rsidRPr="00F0601E" w:rsidRDefault="003E4CE4" w:rsidP="00F0601E">
            <w:pPr>
              <w:spacing w:after="0" w:line="240" w:lineRule="auto"/>
              <w:jc w:val="center"/>
              <w:rPr>
                <w:sz w:val="18"/>
                <w:szCs w:val="18"/>
              </w:rPr>
            </w:pPr>
            <w:r w:rsidRPr="00F0601E">
              <w:rPr>
                <w:sz w:val="18"/>
                <w:szCs w:val="18"/>
              </w:rPr>
              <w:t>0</w:t>
            </w:r>
          </w:p>
        </w:tc>
      </w:tr>
      <w:tr w:rsidR="00F25BD0" w:rsidRPr="00596C46" w14:paraId="522B6968" w14:textId="77777777" w:rsidTr="002D4C26">
        <w:tc>
          <w:tcPr>
            <w:tcW w:w="2689" w:type="dxa"/>
            <w:shd w:val="clear" w:color="auto" w:fill="auto"/>
            <w:vAlign w:val="center"/>
          </w:tcPr>
          <w:p w14:paraId="1ED14C8D" w14:textId="77777777" w:rsidR="00F25BD0" w:rsidRPr="00F0601E" w:rsidRDefault="00F25BD0" w:rsidP="00F0601E">
            <w:pPr>
              <w:spacing w:after="0" w:line="240" w:lineRule="auto"/>
              <w:jc w:val="left"/>
              <w:rPr>
                <w:sz w:val="18"/>
                <w:szCs w:val="18"/>
              </w:rPr>
            </w:pPr>
            <w:r w:rsidRPr="00F0601E">
              <w:rPr>
                <w:sz w:val="18"/>
                <w:szCs w:val="18"/>
              </w:rPr>
              <w:t xml:space="preserve">Eastern </w:t>
            </w:r>
            <w:r w:rsidRPr="00F0601E">
              <w:rPr>
                <w:rFonts w:hint="eastAsia"/>
                <w:sz w:val="18"/>
                <w:szCs w:val="18"/>
              </w:rPr>
              <w:t>T</w:t>
            </w:r>
            <w:r w:rsidRPr="00F0601E">
              <w:rPr>
                <w:sz w:val="18"/>
                <w:szCs w:val="18"/>
              </w:rPr>
              <w:t xml:space="preserve">ime </w:t>
            </w:r>
          </w:p>
        </w:tc>
        <w:tc>
          <w:tcPr>
            <w:tcW w:w="2485" w:type="dxa"/>
            <w:shd w:val="clear" w:color="auto" w:fill="auto"/>
            <w:vAlign w:val="center"/>
          </w:tcPr>
          <w:p w14:paraId="5E72799D" w14:textId="77777777" w:rsidR="00F25BD0" w:rsidRPr="00F0601E" w:rsidRDefault="003E4CE4" w:rsidP="00F0601E">
            <w:pPr>
              <w:spacing w:after="0" w:line="240" w:lineRule="auto"/>
              <w:jc w:val="center"/>
              <w:rPr>
                <w:sz w:val="18"/>
                <w:szCs w:val="18"/>
              </w:rPr>
            </w:pPr>
            <w:r w:rsidRPr="00F0601E">
              <w:rPr>
                <w:sz w:val="18"/>
                <w:szCs w:val="18"/>
              </w:rPr>
              <w:t>-4</w:t>
            </w:r>
          </w:p>
        </w:tc>
        <w:tc>
          <w:tcPr>
            <w:tcW w:w="2759" w:type="dxa"/>
            <w:shd w:val="clear" w:color="auto" w:fill="auto"/>
            <w:vAlign w:val="center"/>
          </w:tcPr>
          <w:p w14:paraId="68B0654F" w14:textId="77777777" w:rsidR="00F25BD0" w:rsidRPr="00F0601E" w:rsidRDefault="003E4CE4" w:rsidP="00F0601E">
            <w:pPr>
              <w:spacing w:after="0" w:line="240" w:lineRule="auto"/>
              <w:jc w:val="center"/>
              <w:rPr>
                <w:sz w:val="18"/>
                <w:szCs w:val="18"/>
              </w:rPr>
            </w:pPr>
            <w:r w:rsidRPr="00F0601E">
              <w:rPr>
                <w:sz w:val="18"/>
                <w:szCs w:val="18"/>
              </w:rPr>
              <w:t>-5</w:t>
            </w:r>
          </w:p>
        </w:tc>
      </w:tr>
    </w:tbl>
    <w:p w14:paraId="66778F39" w14:textId="77777777" w:rsidR="00196CCD" w:rsidRDefault="00196CCD" w:rsidP="0096380C"/>
    <w:p w14:paraId="13BE72C0" w14:textId="0CE6BCA7" w:rsidR="00690ED7" w:rsidRPr="00F0601E" w:rsidRDefault="001471F2" w:rsidP="0096380C">
      <w:pPr>
        <w:rPr>
          <w:rFonts w:eastAsia="PMingLiU"/>
        </w:rPr>
      </w:pPr>
      <w:r>
        <w:t xml:space="preserve">Then the interest rate </w:t>
      </w:r>
      <m:oMath>
        <m:sSub>
          <m:sSubPr>
            <m:ctrlPr>
              <w:rPr>
                <w:rFonts w:ascii="Cambria Math" w:hAnsi="Cambria Math"/>
                <w:lang w:eastAsia="zh-TW"/>
              </w:rPr>
            </m:ctrlPr>
          </m:sSubPr>
          <m:e>
            <m:r>
              <m:rPr>
                <m:sty m:val="p"/>
              </m:rPr>
              <w:rPr>
                <w:rFonts w:ascii="Cambria Math" w:hAnsi="Cambria Math"/>
                <w:lang w:eastAsia="zh-TW"/>
              </w:rPr>
              <m:t>r</m:t>
            </m:r>
          </m:e>
          <m:sub>
            <m:r>
              <w:rPr>
                <w:rFonts w:ascii="Cambria Math" w:hAnsi="Cambria Math"/>
                <w:lang w:eastAsia="zh-TW"/>
              </w:rPr>
              <m:t>t</m:t>
            </m:r>
          </m:sub>
        </m:sSub>
      </m:oMath>
      <w:r>
        <w:rPr>
          <w:lang w:eastAsia="zh-TW"/>
        </w:rPr>
        <w:t xml:space="preserve"> </w:t>
      </w:r>
      <w:r w:rsidR="000B07EA">
        <w:rPr>
          <w:lang w:eastAsia="zh-TW"/>
        </w:rPr>
        <w:t xml:space="preserve">would be equal to the fixing rate where </w:t>
      </w:r>
      <m:oMath>
        <m:r>
          <m:rPr>
            <m:sty m:val="p"/>
          </m:rPr>
          <w:rPr>
            <w:rFonts w:ascii="Cambria Math" w:eastAsiaTheme="minorEastAsia" w:hAnsi="Cambria Math"/>
            <w:lang w:eastAsia="zh-TW"/>
          </w:rPr>
          <m:t>previous fixing time</m:t>
        </m:r>
        <m:r>
          <w:rPr>
            <w:rFonts w:ascii="Cambria Math" w:hAnsi="Cambria Math"/>
            <w:lang w:eastAsia="zh-TW"/>
          </w:rPr>
          <m:t>≤t</m:t>
        </m:r>
        <m:r>
          <m:rPr>
            <m:sty m:val="p"/>
          </m:rPr>
          <w:rPr>
            <w:rFonts w:ascii="Cambria Math" w:hAnsi="Cambria Math"/>
            <w:lang w:eastAsia="zh-TW"/>
          </w:rPr>
          <m:t>&lt;</m:t>
        </m:r>
        <m:r>
          <m:rPr>
            <m:sty m:val="p"/>
          </m:rPr>
          <w:rPr>
            <w:rFonts w:ascii="Cambria Math" w:eastAsiaTheme="minorEastAsia" w:hAnsi="Cambria Math"/>
            <w:lang w:eastAsia="zh-TW"/>
          </w:rPr>
          <m:t>next fixing time.</m:t>
        </m:r>
      </m:oMath>
      <w:r w:rsidR="000B07EA">
        <w:rPr>
          <w:lang w:eastAsia="zh-TW"/>
        </w:rPr>
        <w:t xml:space="preserve"> If the fixing rate is not available </w:t>
      </w:r>
      <w:r w:rsidR="00125E65">
        <w:rPr>
          <w:lang w:eastAsia="zh-TW"/>
        </w:rPr>
        <w:t>on a particular day</w:t>
      </w:r>
      <w:r w:rsidR="0029094C">
        <w:rPr>
          <w:lang w:eastAsia="zh-TW"/>
        </w:rPr>
        <w:t xml:space="preserve">, </w:t>
      </w:r>
      <w:r w:rsidR="000B07EA">
        <w:rPr>
          <w:lang w:eastAsia="zh-TW"/>
        </w:rPr>
        <w:t>it is assumed that there is no change</w:t>
      </w:r>
      <w:r w:rsidR="00125E65">
        <w:rPr>
          <w:lang w:eastAsia="zh-TW"/>
        </w:rPr>
        <w:t xml:space="preserve"> from the previous fixing rate.</w:t>
      </w:r>
    </w:p>
    <w:p w14:paraId="0C44D897" w14:textId="77777777" w:rsidR="00E205D4" w:rsidRPr="000F2381" w:rsidRDefault="005A6630" w:rsidP="002C2859">
      <w:pPr>
        <w:pStyle w:val="Heading4"/>
      </w:pPr>
      <w:r>
        <w:t xml:space="preserve"> </w:t>
      </w:r>
      <w:r w:rsidR="00E205D4">
        <w:t>D</w:t>
      </w:r>
      <w:r w:rsidR="00E205D4">
        <w:rPr>
          <w:rFonts w:hint="eastAsia"/>
        </w:rPr>
        <w:t>a</w:t>
      </w:r>
      <w:r w:rsidR="00E205D4">
        <w:t>ta differential methodology</w:t>
      </w:r>
    </w:p>
    <w:p w14:paraId="4835CC1B" w14:textId="77777777" w:rsidR="00E205D4" w:rsidRDefault="00E205D4" w:rsidP="00E205D4">
      <w:pPr>
        <w:rPr>
          <w:lang w:eastAsia="zh-TW"/>
        </w:rPr>
      </w:pPr>
      <w:r>
        <w:rPr>
          <w:rFonts w:hint="eastAsia"/>
          <w:lang w:eastAsia="zh-TW"/>
        </w:rPr>
        <w:lastRenderedPageBreak/>
        <w:t>I</w:t>
      </w:r>
      <w:r>
        <w:rPr>
          <w:lang w:eastAsia="zh-TW"/>
        </w:rPr>
        <w:t xml:space="preserve">n differentiation methodology we try to implement fractional differentiation rather than the usual integer differentiation which allows us to make the data stationary while retaining some memory. Fractional differentiation is discussed by Prado </w:t>
      </w:r>
      <w:r w:rsidRPr="0043607A">
        <w:rPr>
          <w:rStyle w:val="FootnoteReference"/>
        </w:rPr>
        <w:footnoteReference w:id="42"/>
      </w:r>
      <w:r>
        <w:rPr>
          <w:lang w:eastAsia="zh-TW"/>
        </w:rPr>
        <w:t xml:space="preserve"> in 2018.</w:t>
      </w:r>
    </w:p>
    <w:p w14:paraId="52E40AF0" w14:textId="77777777" w:rsidR="00E205D4" w:rsidRDefault="00E205D4" w:rsidP="00E205D4">
      <w:pPr>
        <w:rPr>
          <w:lang w:eastAsia="zh-TW"/>
        </w:rPr>
      </w:pPr>
      <w:r>
        <w:rPr>
          <w:rFonts w:hint="eastAsia"/>
          <w:lang w:eastAsia="zh-TW"/>
        </w:rPr>
        <w:t>T</w:t>
      </w:r>
      <w:r>
        <w:rPr>
          <w:lang w:eastAsia="zh-TW"/>
        </w:rPr>
        <w:t>he following is the methodology for the fractional differential:</w:t>
      </w:r>
    </w:p>
    <w:p w14:paraId="11847EF1" w14:textId="7139AA44" w:rsidR="00E205D4" w:rsidRDefault="00E205D4" w:rsidP="00E205D4">
      <w:pPr>
        <w:rPr>
          <w:lang w:eastAsia="zh-TW"/>
        </w:rPr>
      </w:pPr>
      <w:r>
        <w:rPr>
          <w:lang w:eastAsia="zh-TW"/>
        </w:rPr>
        <w:t xml:space="preserve">Let the backshift operator </w:t>
      </w:r>
      <m:oMath>
        <m:r>
          <w:rPr>
            <w:rFonts w:ascii="Cambria Math" w:hAnsi="Cambria Math"/>
            <w:lang w:eastAsia="zh-TW"/>
          </w:rPr>
          <m:t>B</m:t>
        </m:r>
      </m:oMath>
      <w:r>
        <w:rPr>
          <w:lang w:eastAsia="zh-TW"/>
        </w:rPr>
        <w:t xml:space="preserve"> applied to an observation </w:t>
      </w:r>
      <m:oMath>
        <m:sSub>
          <m:sSubPr>
            <m:ctrlPr>
              <w:rPr>
                <w:rFonts w:ascii="Cambria Math" w:hAnsi="Cambria Math"/>
                <w:i/>
                <w:iCs/>
                <w:lang w:eastAsia="zh-TW"/>
              </w:rPr>
            </m:ctrlPr>
          </m:sSubPr>
          <m:e>
            <m:r>
              <w:rPr>
                <w:rFonts w:ascii="Cambria Math" w:hAnsi="Cambria Math" w:hint="eastAsia"/>
                <w:lang w:eastAsia="zh-TW"/>
              </w:rPr>
              <m:t>X</m:t>
            </m:r>
          </m:e>
          <m:sub>
            <m:r>
              <w:rPr>
                <w:rFonts w:ascii="Cambria Math" w:hAnsi="Cambria Math"/>
                <w:lang w:eastAsia="zh-TW"/>
              </w:rPr>
              <m:t>t</m:t>
            </m:r>
          </m:sub>
        </m:sSub>
      </m:oMath>
      <w:r>
        <w:rPr>
          <w:iCs/>
          <w:lang w:eastAsia="zh-TW"/>
        </w:rPr>
        <w:t xml:space="preserve">, where </w:t>
      </w:r>
      <m:oMath>
        <m:sSup>
          <m:sSupPr>
            <m:ctrlPr>
              <w:rPr>
                <w:rFonts w:ascii="Cambria Math" w:hAnsi="Cambria Math"/>
                <w:i/>
                <w:lang w:eastAsia="zh-TW"/>
              </w:rPr>
            </m:ctrlPr>
          </m:sSupPr>
          <m:e>
            <m:r>
              <w:rPr>
                <w:rFonts w:ascii="Cambria Math" w:hAnsi="Cambria Math"/>
                <w:lang w:eastAsia="zh-TW"/>
              </w:rPr>
              <m:t>B</m:t>
            </m:r>
          </m:e>
          <m:sup>
            <m:r>
              <w:rPr>
                <w:rFonts w:ascii="Cambria Math" w:hAnsi="Cambria Math"/>
                <w:lang w:eastAsia="zh-TW"/>
              </w:rPr>
              <m:t>k</m:t>
            </m:r>
          </m:sup>
        </m:sSup>
        <m:sSub>
          <m:sSubPr>
            <m:ctrlPr>
              <w:rPr>
                <w:rFonts w:ascii="Cambria Math" w:hAnsi="Cambria Math"/>
                <w:i/>
                <w:lang w:eastAsia="zh-TW"/>
              </w:rPr>
            </m:ctrlPr>
          </m:sSubPr>
          <m:e>
            <m:r>
              <w:rPr>
                <w:rFonts w:ascii="Cambria Math" w:hAnsi="Cambria Math" w:hint="eastAsia"/>
                <w:lang w:eastAsia="zh-TW"/>
              </w:rPr>
              <m:t>X</m:t>
            </m:r>
          </m:e>
          <m:sub>
            <m:r>
              <w:rPr>
                <w:rFonts w:ascii="Cambria Math" w:hAnsi="Cambria Math"/>
                <w:lang w:eastAsia="zh-TW"/>
              </w:rPr>
              <m:t>t</m:t>
            </m:r>
          </m:sub>
        </m:sSub>
      </m:oMath>
      <w:r>
        <w:rPr>
          <w:rFonts w:hint="eastAsia"/>
          <w:lang w:eastAsia="zh-TW"/>
        </w:rPr>
        <w:t xml:space="preserve"> =</w:t>
      </w:r>
      <w:r>
        <w:rPr>
          <w:lang w:eastAsia="zh-TW"/>
        </w:rPr>
        <w:t xml:space="preserve"> </w:t>
      </w:r>
      <m:oMath>
        <m:sSub>
          <m:sSubPr>
            <m:ctrlPr>
              <w:rPr>
                <w:rFonts w:ascii="Cambria Math" w:hAnsi="Cambria Math"/>
                <w:i/>
                <w:lang w:eastAsia="zh-TW"/>
              </w:rPr>
            </m:ctrlPr>
          </m:sSubPr>
          <m:e>
            <m:r>
              <w:rPr>
                <w:rFonts w:ascii="Cambria Math" w:hAnsi="Cambria Math" w:hint="eastAsia"/>
                <w:lang w:eastAsia="zh-TW"/>
              </w:rPr>
              <m:t>X</m:t>
            </m:r>
          </m:e>
          <m:sub>
            <m:r>
              <w:rPr>
                <w:rFonts w:ascii="Cambria Math" w:hAnsi="Cambria Math"/>
                <w:lang w:eastAsia="zh-TW"/>
              </w:rPr>
              <m:t>t</m:t>
            </m:r>
            <m:r>
              <w:rPr>
                <w:rFonts w:ascii="Cambria Math" w:eastAsia="MS Gothic" w:hAnsi="Cambria Math" w:cs="MS Gothic" w:hint="eastAsia"/>
                <w:lang w:eastAsia="zh-TW"/>
              </w:rPr>
              <m:t>-</m:t>
            </m:r>
            <m:r>
              <w:rPr>
                <w:rFonts w:ascii="Cambria Math" w:hAnsi="Cambria Math"/>
                <w:lang w:eastAsia="zh-TW"/>
              </w:rPr>
              <m:t>k</m:t>
            </m:r>
          </m:sub>
        </m:sSub>
      </m:oMath>
      <w:r>
        <w:rPr>
          <w:rFonts w:hint="eastAsia"/>
          <w:lang w:eastAsia="zh-TW"/>
        </w:rPr>
        <w:t xml:space="preserve"> </w:t>
      </w:r>
      <w:r>
        <w:rPr>
          <w:lang w:eastAsia="zh-TW"/>
        </w:rPr>
        <w:t xml:space="preserve">for any integer </w:t>
      </w:r>
      <m:oMath>
        <m:r>
          <w:rPr>
            <w:rFonts w:ascii="Cambria Math" w:hAnsi="Cambria Math"/>
            <w:lang w:eastAsia="zh-TW"/>
          </w:rPr>
          <m:t>k≥0</m:t>
        </m:r>
      </m:oMath>
      <w:r>
        <w:rPr>
          <w:rFonts w:hint="eastAsia"/>
          <w:lang w:eastAsia="zh-TW"/>
        </w:rPr>
        <w:t>.</w:t>
      </w:r>
      <w:r>
        <w:rPr>
          <w:lang w:eastAsia="zh-TW"/>
        </w:rPr>
        <w:t xml:space="preserve"> </w:t>
      </w:r>
    </w:p>
    <w:p w14:paraId="2306B0A7" w14:textId="4C45F3F4" w:rsidR="00E205D4" w:rsidRPr="00F86B59" w:rsidRDefault="00E205D4" w:rsidP="00E205D4">
      <w:r>
        <w:rPr>
          <w:rFonts w:hint="eastAsia"/>
          <w:lang w:eastAsia="zh-TW"/>
        </w:rPr>
        <w:t>F</w:t>
      </w:r>
      <w:r>
        <w:rPr>
          <w:lang w:eastAsia="zh-TW"/>
        </w:rPr>
        <w:t xml:space="preserve">or a backshift model, we are modelling the </w:t>
      </w:r>
      <m:oMath>
        <m:sSup>
          <m:sSupPr>
            <m:ctrlPr>
              <w:rPr>
                <w:rFonts w:ascii="Cambria Math" w:hAnsi="Cambria Math"/>
                <w:lang w:eastAsia="zh-TW"/>
              </w:rPr>
            </m:ctrlPr>
          </m:sSupPr>
          <m:e>
            <m:r>
              <m:rPr>
                <m:sty m:val="p"/>
              </m:rPr>
              <w:rPr>
                <w:rFonts w:ascii="Cambria Math" w:hAnsi="Cambria Math"/>
                <w:lang w:eastAsia="zh-TW"/>
              </w:rPr>
              <m:t>(1-</m:t>
            </m:r>
            <m:r>
              <w:rPr>
                <w:rFonts w:ascii="Cambria Math" w:hAnsi="Cambria Math"/>
                <w:lang w:eastAsia="zh-TW"/>
              </w:rPr>
              <m:t>B)</m:t>
            </m:r>
          </m:e>
          <m:sup>
            <m:r>
              <w:rPr>
                <w:rFonts w:ascii="Cambria Math" w:hAnsi="Cambria Math"/>
                <w:lang w:eastAsia="zh-TW"/>
              </w:rPr>
              <m:t>d</m:t>
            </m:r>
          </m:sup>
        </m:sSup>
        <m:r>
          <m:rPr>
            <m:sty m:val="p"/>
          </m:rPr>
          <w:rPr>
            <w:rFonts w:ascii="Cambria Math" w:hAnsi="Cambria Math"/>
            <w:lang w:eastAsia="zh-TW"/>
          </w:rPr>
          <m:t>=</m:t>
        </m:r>
        <m:nary>
          <m:naryPr>
            <m:chr m:val="∑"/>
            <m:limLoc m:val="undOvr"/>
            <m:ctrlPr>
              <w:rPr>
                <w:rFonts w:ascii="Cambria Math" w:hAnsi="Cambria Math"/>
                <w:lang w:eastAsia="zh-TW"/>
              </w:rPr>
            </m:ctrlPr>
          </m:naryPr>
          <m:sub>
            <m:r>
              <w:rPr>
                <w:rFonts w:ascii="Cambria Math" w:hAnsi="Cambria Math"/>
                <w:lang w:eastAsia="zh-TW"/>
              </w:rPr>
              <m:t>k</m:t>
            </m:r>
            <m:r>
              <m:rPr>
                <m:sty m:val="p"/>
              </m:rPr>
              <w:rPr>
                <w:rFonts w:ascii="Cambria Math" w:hAnsi="Cambria Math"/>
                <w:lang w:eastAsia="zh-TW"/>
              </w:rPr>
              <m:t>=0</m:t>
            </m:r>
          </m:sub>
          <m:sup>
            <m:r>
              <m:rPr>
                <m:sty m:val="p"/>
              </m:rPr>
              <w:rPr>
                <w:rFonts w:ascii="Cambria Math" w:hAnsi="Cambria Math"/>
                <w:lang w:eastAsia="zh-TW"/>
              </w:rPr>
              <m:t>∞</m:t>
            </m:r>
          </m:sup>
          <m:e>
            <m:f>
              <m:fPr>
                <m:ctrlPr>
                  <w:rPr>
                    <w:rFonts w:ascii="Cambria Math" w:hAnsi="Cambria Math"/>
                    <w:lang w:eastAsia="zh-TW"/>
                  </w:rPr>
                </m:ctrlPr>
              </m:fPr>
              <m:num>
                <m:nary>
                  <m:naryPr>
                    <m:chr m:val="∏"/>
                    <m:limLoc m:val="undOvr"/>
                    <m:ctrlPr>
                      <w:rPr>
                        <w:rFonts w:ascii="Cambria Math" w:hAnsi="Cambria Math"/>
                        <w:lang w:eastAsia="zh-TW"/>
                      </w:rPr>
                    </m:ctrlPr>
                  </m:naryPr>
                  <m:sub>
                    <m:r>
                      <m:rPr>
                        <m:sty m:val="p"/>
                      </m:rPr>
                      <w:rPr>
                        <w:rFonts w:ascii="Cambria Math" w:hAnsi="Cambria Math"/>
                        <w:lang w:eastAsia="zh-TW"/>
                      </w:rPr>
                      <m:t>0</m:t>
                    </m:r>
                  </m:sub>
                  <m:sup>
                    <m:r>
                      <w:rPr>
                        <w:rFonts w:ascii="Cambria Math" w:hAnsi="Cambria Math"/>
                        <w:lang w:eastAsia="zh-TW"/>
                      </w:rPr>
                      <m:t>k</m:t>
                    </m:r>
                    <m:r>
                      <m:rPr>
                        <m:sty m:val="p"/>
                      </m:rPr>
                      <w:rPr>
                        <w:rFonts w:ascii="Cambria Math" w:hAnsi="Cambria Math"/>
                        <w:lang w:eastAsia="zh-TW"/>
                      </w:rPr>
                      <m:t>-1</m:t>
                    </m:r>
                  </m:sup>
                  <m:e>
                    <m:r>
                      <m:rPr>
                        <m:sty m:val="p"/>
                      </m:rPr>
                      <w:rPr>
                        <w:rFonts w:ascii="Cambria Math" w:hAnsi="Cambria Math"/>
                        <w:lang w:eastAsia="zh-TW"/>
                      </w:rPr>
                      <m:t>(</m:t>
                    </m:r>
                    <m:r>
                      <w:rPr>
                        <w:rFonts w:ascii="Cambria Math" w:hAnsi="Cambria Math"/>
                        <w:lang w:eastAsia="zh-TW"/>
                      </w:rPr>
                      <m:t>d</m:t>
                    </m:r>
                    <m:r>
                      <m:rPr>
                        <m:sty m:val="p"/>
                      </m:rPr>
                      <w:rPr>
                        <w:rFonts w:ascii="Cambria Math" w:hAnsi="Cambria Math"/>
                        <w:lang w:eastAsia="zh-TW"/>
                      </w:rPr>
                      <m:t>-i)</m:t>
                    </m:r>
                  </m:e>
                </m:nary>
              </m:num>
              <m:den>
                <m:r>
                  <w:rPr>
                    <w:rFonts w:ascii="Cambria Math" w:hAnsi="Cambria Math"/>
                    <w:lang w:eastAsia="zh-TW"/>
                  </w:rPr>
                  <m:t>k</m:t>
                </m:r>
                <m:r>
                  <m:rPr>
                    <m:sty m:val="p"/>
                  </m:rPr>
                  <w:rPr>
                    <w:rFonts w:ascii="Cambria Math" w:hAnsi="Cambria Math"/>
                    <w:lang w:eastAsia="zh-TW"/>
                  </w:rPr>
                  <m:t>!</m:t>
                </m:r>
              </m:den>
            </m:f>
            <m:sSup>
              <m:sSupPr>
                <m:ctrlPr>
                  <w:rPr>
                    <w:rFonts w:ascii="Cambria Math" w:hAnsi="Cambria Math"/>
                    <w:lang w:eastAsia="zh-TW"/>
                  </w:rPr>
                </m:ctrlPr>
              </m:sSupPr>
              <m:e>
                <m:r>
                  <m:rPr>
                    <m:sty m:val="p"/>
                  </m:rPr>
                  <w:rPr>
                    <w:rFonts w:ascii="Cambria Math" w:hAnsi="Cambria Math"/>
                    <w:lang w:eastAsia="zh-TW"/>
                  </w:rPr>
                  <m:t>(-B)</m:t>
                </m:r>
              </m:e>
              <m:sup>
                <m:r>
                  <w:rPr>
                    <w:rFonts w:ascii="Cambria Math" w:hAnsi="Cambria Math"/>
                    <w:lang w:eastAsia="zh-TW"/>
                  </w:rPr>
                  <m:t>k</m:t>
                </m:r>
              </m:sup>
            </m:sSup>
          </m:e>
        </m:nary>
      </m:oMath>
    </w:p>
    <w:p w14:paraId="13D04E88" w14:textId="77777777" w:rsidR="00E205D4" w:rsidRPr="00DF6427" w:rsidRDefault="00E205D4" w:rsidP="00E205D4">
      <w:pPr>
        <w:rPr>
          <w:lang w:eastAsia="zh-TW"/>
        </w:rPr>
      </w:pPr>
      <m:oMathPara>
        <m:oMath>
          <m:r>
            <m:rPr>
              <m:sty m:val="p"/>
            </m:rPr>
            <w:rPr>
              <w:rFonts w:ascii="Cambria Math" w:hAnsi="Cambria Math"/>
              <w:lang w:eastAsia="zh-TW"/>
            </w:rPr>
            <m:t>=</m:t>
          </m:r>
          <m:nary>
            <m:naryPr>
              <m:chr m:val="∑"/>
              <m:limLoc m:val="undOvr"/>
              <m:ctrlPr>
                <w:rPr>
                  <w:rFonts w:ascii="Cambria Math" w:hAnsi="Cambria Math"/>
                  <w:lang w:eastAsia="zh-TW"/>
                </w:rPr>
              </m:ctrlPr>
            </m:naryPr>
            <m:sub>
              <m:r>
                <w:rPr>
                  <w:rFonts w:ascii="Cambria Math" w:hAnsi="Cambria Math"/>
                  <w:lang w:eastAsia="zh-TW"/>
                </w:rPr>
                <m:t>k</m:t>
              </m:r>
              <m:r>
                <m:rPr>
                  <m:sty m:val="p"/>
                </m:rPr>
                <w:rPr>
                  <w:rFonts w:ascii="Cambria Math" w:hAnsi="Cambria Math"/>
                  <w:lang w:eastAsia="zh-TW"/>
                </w:rPr>
                <m:t>=0</m:t>
              </m:r>
            </m:sub>
            <m:sup>
              <m:r>
                <m:rPr>
                  <m:sty m:val="p"/>
                </m:rPr>
                <w:rPr>
                  <w:rFonts w:ascii="Cambria Math" w:hAnsi="Cambria Math"/>
                  <w:lang w:eastAsia="zh-TW"/>
                </w:rPr>
                <m:t>∞</m:t>
              </m:r>
            </m:sup>
            <m:e>
              <m:sSup>
                <m:sSupPr>
                  <m:ctrlPr>
                    <w:rPr>
                      <w:rFonts w:ascii="Cambria Math" w:hAnsi="Cambria Math"/>
                      <w:lang w:eastAsia="zh-TW"/>
                    </w:rPr>
                  </m:ctrlPr>
                </m:sSupPr>
                <m:e>
                  <m:r>
                    <m:rPr>
                      <m:sty m:val="p"/>
                    </m:rPr>
                    <w:rPr>
                      <w:rFonts w:ascii="Cambria Math" w:hAnsi="Cambria Math"/>
                      <w:lang w:eastAsia="zh-TW"/>
                    </w:rPr>
                    <m:t>(-B)</m:t>
                  </m:r>
                </m:e>
                <m:sup>
                  <m:r>
                    <w:rPr>
                      <w:rFonts w:ascii="Cambria Math" w:hAnsi="Cambria Math"/>
                      <w:lang w:eastAsia="zh-TW"/>
                    </w:rPr>
                    <m:t>k</m:t>
                  </m:r>
                </m:sup>
              </m:sSup>
              <m:nary>
                <m:naryPr>
                  <m:chr m:val="∏"/>
                  <m:limLoc m:val="undOvr"/>
                  <m:ctrlPr>
                    <w:rPr>
                      <w:rFonts w:ascii="Cambria Math" w:hAnsi="Cambria Math"/>
                      <w:lang w:eastAsia="zh-TW"/>
                    </w:rPr>
                  </m:ctrlPr>
                </m:naryPr>
                <m:sub>
                  <m:r>
                    <w:rPr>
                      <w:rFonts w:ascii="Cambria Math" w:hAnsi="Cambria Math"/>
                      <w:lang w:eastAsia="zh-TW"/>
                    </w:rPr>
                    <m:t>i</m:t>
                  </m:r>
                  <m:r>
                    <m:rPr>
                      <m:sty m:val="p"/>
                    </m:rPr>
                    <w:rPr>
                      <w:rFonts w:ascii="Cambria Math" w:hAnsi="Cambria Math"/>
                      <w:lang w:eastAsia="zh-TW"/>
                    </w:rPr>
                    <m:t>=0</m:t>
                  </m:r>
                </m:sub>
                <m:sup>
                  <m:r>
                    <w:rPr>
                      <w:rFonts w:ascii="Cambria Math" w:hAnsi="Cambria Math"/>
                      <w:lang w:eastAsia="zh-TW"/>
                    </w:rPr>
                    <m:t>k</m:t>
                  </m:r>
                  <m:r>
                    <m:rPr>
                      <m:sty m:val="p"/>
                    </m:rPr>
                    <w:rPr>
                      <w:rFonts w:ascii="Cambria Math" w:hAnsi="Cambria Math"/>
                      <w:lang w:eastAsia="zh-TW"/>
                    </w:rPr>
                    <m:t>-1</m:t>
                  </m:r>
                </m:sup>
                <m:e>
                  <m:f>
                    <m:fPr>
                      <m:ctrlPr>
                        <w:rPr>
                          <w:rFonts w:ascii="Cambria Math" w:hAnsi="Cambria Math"/>
                          <w:lang w:eastAsia="zh-TW"/>
                        </w:rPr>
                      </m:ctrlPr>
                    </m:fPr>
                    <m:num>
                      <m:r>
                        <w:rPr>
                          <w:rFonts w:ascii="Cambria Math" w:hAnsi="Cambria Math"/>
                          <w:lang w:eastAsia="zh-TW"/>
                        </w:rPr>
                        <m:t>d</m:t>
                      </m:r>
                      <m:r>
                        <m:rPr>
                          <m:sty m:val="p"/>
                        </m:rPr>
                        <w:rPr>
                          <w:rFonts w:ascii="Cambria Math" w:eastAsia="MS Gothic" w:hAnsi="Cambria Math" w:cs="MS Gothic" w:hint="eastAsia"/>
                          <w:lang w:eastAsia="zh-TW"/>
                        </w:rPr>
                        <m:t>-</m:t>
                      </m:r>
                      <m:r>
                        <w:rPr>
                          <w:rFonts w:ascii="Cambria Math" w:eastAsia="MS Gothic" w:hAnsi="Cambria Math" w:cs="MS Gothic"/>
                          <w:lang w:eastAsia="zh-TW"/>
                        </w:rPr>
                        <m:t>i</m:t>
                      </m:r>
                    </m:num>
                    <m:den>
                      <m:r>
                        <w:rPr>
                          <w:rFonts w:ascii="Cambria Math" w:hAnsi="Cambria Math"/>
                          <w:lang w:eastAsia="zh-TW"/>
                        </w:rPr>
                        <m:t>k</m:t>
                      </m:r>
                      <m:r>
                        <m:rPr>
                          <m:sty m:val="p"/>
                        </m:rPr>
                        <w:rPr>
                          <w:rFonts w:ascii="Cambria Math" w:eastAsia="MS Gothic" w:hAnsi="Cambria Math" w:cs="MS Gothic" w:hint="eastAsia"/>
                          <w:lang w:eastAsia="zh-TW"/>
                        </w:rPr>
                        <m:t>-</m:t>
                      </m:r>
                      <m:r>
                        <w:rPr>
                          <w:rFonts w:ascii="Cambria Math" w:hAnsi="Cambria Math"/>
                          <w:lang w:eastAsia="zh-TW"/>
                        </w:rPr>
                        <m:t>i</m:t>
                      </m:r>
                    </m:den>
                  </m:f>
                </m:e>
              </m:nary>
            </m:e>
          </m:nary>
          <m:r>
            <m:rPr>
              <m:sty m:val="p"/>
            </m:rPr>
            <w:rPr>
              <w:rFonts w:ascii="Cambria Math" w:hAnsi="Cambria Math"/>
              <w:lang w:eastAsia="zh-TW"/>
            </w:rPr>
            <m:t>=1-</m:t>
          </m:r>
          <m:r>
            <w:rPr>
              <w:rFonts w:ascii="Cambria Math" w:hAnsi="Cambria Math"/>
              <w:lang w:eastAsia="zh-TW"/>
            </w:rPr>
            <m:t>dB</m:t>
          </m:r>
          <m:r>
            <m:rPr>
              <m:sty m:val="p"/>
            </m:rPr>
            <w:rPr>
              <w:rFonts w:ascii="Cambria Math" w:hAnsi="Cambria Math"/>
              <w:lang w:eastAsia="zh-TW"/>
            </w:rPr>
            <m:t>+</m:t>
          </m:r>
          <m:f>
            <m:fPr>
              <m:ctrlPr>
                <w:rPr>
                  <w:rFonts w:ascii="Cambria Math" w:hAnsi="Cambria Math"/>
                  <w:lang w:eastAsia="zh-TW"/>
                </w:rPr>
              </m:ctrlPr>
            </m:fPr>
            <m:num>
              <m:r>
                <w:rPr>
                  <w:rFonts w:ascii="Cambria Math" w:hAnsi="Cambria Math"/>
                  <w:lang w:eastAsia="zh-TW"/>
                </w:rPr>
                <m:t>d</m:t>
              </m:r>
              <m:r>
                <m:rPr>
                  <m:sty m:val="p"/>
                </m:rPr>
                <w:rPr>
                  <w:rFonts w:ascii="Cambria Math" w:hAnsi="Cambria Math"/>
                  <w:lang w:eastAsia="zh-TW"/>
                </w:rPr>
                <m:t>(</m:t>
              </m:r>
              <m:r>
                <w:rPr>
                  <w:rFonts w:ascii="Cambria Math" w:hAnsi="Cambria Math"/>
                  <w:lang w:eastAsia="zh-TW"/>
                </w:rPr>
                <m:t>d</m:t>
              </m:r>
              <m:r>
                <m:rPr>
                  <m:sty m:val="p"/>
                </m:rPr>
                <w:rPr>
                  <w:rFonts w:ascii="Cambria Math" w:eastAsia="MS Gothic" w:hAnsi="Cambria Math" w:cs="MS Gothic" w:hint="eastAsia"/>
                  <w:lang w:eastAsia="zh-TW"/>
                </w:rPr>
                <m:t>-</m:t>
              </m:r>
              <m:r>
                <m:rPr>
                  <m:sty m:val="p"/>
                </m:rPr>
                <w:rPr>
                  <w:rFonts w:ascii="Cambria Math" w:eastAsia="MS Gothic" w:hAnsi="Cambria Math" w:cs="MS Gothic"/>
                  <w:lang w:eastAsia="zh-TW"/>
                </w:rPr>
                <m:t>1)</m:t>
              </m:r>
            </m:num>
            <m:den>
              <m:r>
                <m:rPr>
                  <m:sty m:val="p"/>
                </m:rPr>
                <w:rPr>
                  <w:rFonts w:ascii="Cambria Math" w:hAnsi="Cambria Math"/>
                  <w:lang w:eastAsia="zh-TW"/>
                </w:rPr>
                <m:t>2!</m:t>
              </m:r>
            </m:den>
          </m:f>
          <m:sSup>
            <m:sSupPr>
              <m:ctrlPr>
                <w:rPr>
                  <w:rFonts w:ascii="Cambria Math" w:hAnsi="Cambria Math"/>
                  <w:lang w:eastAsia="zh-TW"/>
                </w:rPr>
              </m:ctrlPr>
            </m:sSupPr>
            <m:e>
              <m:r>
                <m:rPr>
                  <m:sty m:val="p"/>
                </m:rPr>
                <w:rPr>
                  <w:rFonts w:ascii="Cambria Math" w:hAnsi="Cambria Math"/>
                  <w:lang w:eastAsia="zh-TW"/>
                </w:rPr>
                <m:t>B</m:t>
              </m:r>
            </m:e>
            <m:sup>
              <m:r>
                <m:rPr>
                  <m:sty m:val="p"/>
                </m:rPr>
                <w:rPr>
                  <w:rFonts w:ascii="Cambria Math" w:hAnsi="Cambria Math"/>
                  <w:lang w:eastAsia="zh-TW"/>
                </w:rPr>
                <m:t>2</m:t>
              </m:r>
            </m:sup>
          </m:sSup>
          <m:r>
            <m:rPr>
              <m:sty m:val="p"/>
            </m:rPr>
            <w:rPr>
              <w:rFonts w:ascii="Cambria Math" w:eastAsia="MS Gothic" w:hAnsi="Cambria Math" w:cs="MS Gothic" w:hint="eastAsia"/>
              <w:lang w:eastAsia="zh-TW"/>
            </w:rPr>
            <m:t>-</m:t>
          </m:r>
          <m:f>
            <m:fPr>
              <m:ctrlPr>
                <w:rPr>
                  <w:rFonts w:ascii="Cambria Math" w:hAnsi="Cambria Math"/>
                  <w:lang w:eastAsia="zh-TW"/>
                </w:rPr>
              </m:ctrlPr>
            </m:fPr>
            <m:num>
              <m:r>
                <w:rPr>
                  <w:rFonts w:ascii="Cambria Math" w:hAnsi="Cambria Math"/>
                  <w:lang w:eastAsia="zh-TW"/>
                </w:rPr>
                <m:t>d</m:t>
              </m:r>
              <m:d>
                <m:dPr>
                  <m:ctrlPr>
                    <w:rPr>
                      <w:rFonts w:ascii="Cambria Math" w:hAnsi="Cambria Math"/>
                      <w:lang w:eastAsia="zh-TW"/>
                    </w:rPr>
                  </m:ctrlPr>
                </m:dPr>
                <m:e>
                  <m:r>
                    <w:rPr>
                      <w:rFonts w:ascii="Cambria Math" w:hAnsi="Cambria Math"/>
                      <w:lang w:eastAsia="zh-TW"/>
                    </w:rPr>
                    <m:t>d</m:t>
                  </m:r>
                  <m:r>
                    <m:rPr>
                      <m:sty m:val="p"/>
                    </m:rPr>
                    <w:rPr>
                      <w:rFonts w:ascii="Cambria Math" w:eastAsia="MS Gothic" w:hAnsi="Cambria Math" w:cs="MS Gothic" w:hint="eastAsia"/>
                      <w:lang w:eastAsia="zh-TW"/>
                    </w:rPr>
                    <m:t>-</m:t>
                  </m:r>
                  <m:r>
                    <m:rPr>
                      <m:sty m:val="p"/>
                    </m:rPr>
                    <w:rPr>
                      <w:rFonts w:ascii="Cambria Math" w:eastAsia="MS Gothic" w:hAnsi="Cambria Math" w:cs="MS Gothic"/>
                      <w:lang w:eastAsia="zh-TW"/>
                    </w:rPr>
                    <m:t>1</m:t>
                  </m:r>
                  <m:ctrlPr>
                    <w:rPr>
                      <w:rFonts w:ascii="Cambria Math" w:eastAsia="MS Gothic" w:hAnsi="Cambria Math" w:cs="MS Gothic"/>
                      <w:lang w:eastAsia="zh-TW"/>
                    </w:rPr>
                  </m:ctrlPr>
                </m:e>
              </m:d>
              <m:d>
                <m:dPr>
                  <m:ctrlPr>
                    <w:rPr>
                      <w:rFonts w:ascii="Cambria Math" w:hAnsi="Cambria Math"/>
                      <w:lang w:eastAsia="zh-TW"/>
                    </w:rPr>
                  </m:ctrlPr>
                </m:dPr>
                <m:e>
                  <m:r>
                    <w:rPr>
                      <w:rFonts w:ascii="Cambria Math" w:hAnsi="Cambria Math"/>
                      <w:lang w:eastAsia="zh-TW"/>
                    </w:rPr>
                    <m:t>d</m:t>
                  </m:r>
                  <m:r>
                    <m:rPr>
                      <m:sty m:val="p"/>
                    </m:rPr>
                    <w:rPr>
                      <w:rFonts w:ascii="Cambria Math" w:eastAsia="MS Gothic" w:hAnsi="Cambria Math" w:cs="MS Gothic" w:hint="eastAsia"/>
                      <w:lang w:eastAsia="zh-TW"/>
                    </w:rPr>
                    <m:t>-</m:t>
                  </m:r>
                  <m:r>
                    <m:rPr>
                      <m:sty m:val="p"/>
                    </m:rPr>
                    <w:rPr>
                      <w:rFonts w:ascii="Cambria Math" w:hAnsi="Cambria Math" w:cs="MS Gothic" w:hint="eastAsia"/>
                      <w:lang w:eastAsia="zh-TW"/>
                    </w:rPr>
                    <m:t>2</m:t>
                  </m:r>
                  <m:ctrlPr>
                    <w:rPr>
                      <w:rFonts w:ascii="Cambria Math" w:eastAsia="MS Gothic" w:hAnsi="Cambria Math" w:cs="MS Gothic"/>
                      <w:lang w:eastAsia="zh-TW"/>
                    </w:rPr>
                  </m:ctrlPr>
                </m:e>
              </m:d>
            </m:num>
            <m:den>
              <m:r>
                <m:rPr>
                  <m:sty m:val="p"/>
                </m:rPr>
                <w:rPr>
                  <w:rFonts w:ascii="Cambria Math" w:hAnsi="Cambria Math" w:hint="eastAsia"/>
                  <w:lang w:eastAsia="zh-TW"/>
                </w:rPr>
                <m:t>3</m:t>
              </m:r>
              <m:r>
                <m:rPr>
                  <m:sty m:val="p"/>
                </m:rPr>
                <w:rPr>
                  <w:rFonts w:ascii="Cambria Math" w:hAnsi="Cambria Math"/>
                  <w:lang w:eastAsia="zh-TW"/>
                </w:rPr>
                <m:t>!</m:t>
              </m:r>
            </m:den>
          </m:f>
          <m:sSup>
            <m:sSupPr>
              <m:ctrlPr>
                <w:rPr>
                  <w:rFonts w:ascii="Cambria Math" w:hAnsi="Cambria Math"/>
                  <w:lang w:eastAsia="zh-TW"/>
                </w:rPr>
              </m:ctrlPr>
            </m:sSupPr>
            <m:e>
              <m:r>
                <m:rPr>
                  <m:sty m:val="p"/>
                </m:rPr>
                <w:rPr>
                  <w:rFonts w:ascii="Cambria Math" w:hAnsi="Cambria Math"/>
                  <w:lang w:eastAsia="zh-TW"/>
                </w:rPr>
                <m:t>B</m:t>
              </m:r>
            </m:e>
            <m:sup>
              <m:r>
                <m:rPr>
                  <m:sty m:val="p"/>
                </m:rPr>
                <w:rPr>
                  <w:rFonts w:ascii="Cambria Math" w:hAnsi="Cambria Math" w:hint="eastAsia"/>
                  <w:lang w:eastAsia="zh-TW"/>
                </w:rPr>
                <m:t>3</m:t>
              </m:r>
            </m:sup>
          </m:sSup>
          <m:r>
            <m:rPr>
              <m:sty m:val="p"/>
            </m:rPr>
            <w:rPr>
              <w:rFonts w:ascii="Cambria Math" w:hAnsi="Cambria Math" w:hint="eastAsia"/>
              <w:lang w:eastAsia="zh-TW"/>
            </w:rPr>
            <m:t>+</m:t>
          </m:r>
          <m:r>
            <m:rPr>
              <m:sty m:val="p"/>
            </m:rPr>
            <w:rPr>
              <w:rFonts w:ascii="Cambria Math" w:hAnsi="Cambria Math"/>
              <w:lang w:eastAsia="zh-TW"/>
            </w:rPr>
            <m:t>…</m:t>
          </m:r>
        </m:oMath>
      </m:oMathPara>
    </w:p>
    <w:p w14:paraId="56CBC2FA" w14:textId="77777777" w:rsidR="00E205D4" w:rsidRPr="000F2381" w:rsidRDefault="00E205D4" w:rsidP="002C2859">
      <w:pPr>
        <w:pStyle w:val="Heading4"/>
      </w:pPr>
      <w:r>
        <w:rPr>
          <w:rFonts w:hint="eastAsia"/>
        </w:rPr>
        <w:t>Da</w:t>
      </w:r>
      <w:r>
        <w:t>ta labelling methodology</w:t>
      </w:r>
    </w:p>
    <w:p w14:paraId="6203CC15" w14:textId="33AECB1C" w:rsidR="00E205D4" w:rsidRPr="00F0601E" w:rsidRDefault="00E205D4" w:rsidP="00E205D4">
      <w:pPr>
        <w:rPr>
          <w:rFonts w:eastAsia="PMingLiU"/>
          <w:lang w:eastAsia="zh-TW"/>
        </w:rPr>
      </w:pPr>
      <w:r>
        <w:rPr>
          <w:rFonts w:hint="eastAsia"/>
          <w:lang w:eastAsia="zh-TW"/>
        </w:rPr>
        <w:t>I</w:t>
      </w:r>
      <w:r>
        <w:rPr>
          <w:lang w:eastAsia="zh-TW"/>
        </w:rPr>
        <w:t xml:space="preserve">n data labelling methodology, we implement the triple-barrier method discussed by Prado </w:t>
      </w:r>
      <w:r w:rsidRPr="0043607A">
        <w:rPr>
          <w:rStyle w:val="FootnoteReference"/>
        </w:rPr>
        <w:footnoteReference w:id="43"/>
      </w:r>
      <w:r>
        <w:rPr>
          <w:lang w:eastAsia="zh-TW"/>
        </w:rPr>
        <w:t xml:space="preserve"> in 2018. It labels an observation using the first barrier touched out of three barriers.</w:t>
      </w:r>
      <w:r w:rsidR="002E7471">
        <w:rPr>
          <w:lang w:eastAsia="zh-TW"/>
        </w:rPr>
        <w:t xml:space="preserve"> The following are the steps for </w:t>
      </w:r>
      <w:proofErr w:type="gramStart"/>
      <w:r w:rsidR="002E7471">
        <w:rPr>
          <w:lang w:eastAsia="zh-TW"/>
        </w:rPr>
        <w:t>labeling</w:t>
      </w:r>
      <w:r w:rsidR="003218E1">
        <w:rPr>
          <w:lang w:eastAsia="zh-TW"/>
        </w:rPr>
        <w:t xml:space="preserve"> </w:t>
      </w:r>
      <w:r w:rsidR="005A6630">
        <w:rPr>
          <w:lang w:eastAsia="zh-TW"/>
        </w:rPr>
        <w:t>:</w:t>
      </w:r>
      <w:proofErr w:type="gramEnd"/>
    </w:p>
    <w:p w14:paraId="46B9249C" w14:textId="77777777" w:rsidR="00E205D4" w:rsidRDefault="00E205D4" w:rsidP="002D4C26">
      <w:pPr>
        <w:pStyle w:val="ColorfulList-Accent11"/>
        <w:numPr>
          <w:ilvl w:val="0"/>
          <w:numId w:val="16"/>
        </w:numPr>
        <w:spacing w:after="0" w:line="240" w:lineRule="auto"/>
        <w:ind w:leftChars="0"/>
        <w:jc w:val="left"/>
        <w:rPr>
          <w:lang w:eastAsia="zh-TW"/>
        </w:rPr>
      </w:pPr>
      <w:r w:rsidRPr="000D4ACE">
        <w:rPr>
          <w:lang w:eastAsia="zh-TW"/>
        </w:rPr>
        <w:t>Set two horizontal barriers and one vertical barrier. Horizontal barriers are defined by profit-taking and stop-loss limits as function of estimated volatility.</w:t>
      </w:r>
    </w:p>
    <w:p w14:paraId="47BE4C7D" w14:textId="77777777" w:rsidR="00FA6AB9" w:rsidRPr="000D4ACE" w:rsidRDefault="00FA6AB9" w:rsidP="002D4C26">
      <w:pPr>
        <w:pStyle w:val="ColorfulList-Accent11"/>
        <w:spacing w:after="0" w:line="240" w:lineRule="auto"/>
        <w:ind w:leftChars="0"/>
        <w:jc w:val="left"/>
        <w:rPr>
          <w:lang w:eastAsia="zh-TW"/>
        </w:rPr>
      </w:pPr>
    </w:p>
    <w:p w14:paraId="6A892CC0" w14:textId="53B2B5A8" w:rsidR="00E205D4" w:rsidRDefault="00E205D4" w:rsidP="002D4C26">
      <w:pPr>
        <w:pStyle w:val="ColorfulList-Accent11"/>
        <w:numPr>
          <w:ilvl w:val="0"/>
          <w:numId w:val="16"/>
        </w:numPr>
        <w:spacing w:after="0" w:line="240" w:lineRule="auto"/>
        <w:ind w:leftChars="0"/>
        <w:jc w:val="left"/>
        <w:rPr>
          <w:lang w:eastAsia="zh-TW"/>
        </w:rPr>
      </w:pPr>
      <w:r w:rsidRPr="000D4ACE">
        <w:rPr>
          <w:lang w:eastAsia="zh-TW"/>
        </w:rPr>
        <w:t>Third barrier is the number of bars elapse</w:t>
      </w:r>
      <w:r w:rsidR="005A6630">
        <w:rPr>
          <w:lang w:eastAsia="zh-TW"/>
        </w:rPr>
        <w:t>d</w:t>
      </w:r>
      <w:r w:rsidRPr="000D4ACE">
        <w:rPr>
          <w:lang w:eastAsia="zh-TW"/>
        </w:rPr>
        <w:t xml:space="preserve"> since the position was taken</w:t>
      </w:r>
      <w:r w:rsidR="00AF0C21">
        <w:rPr>
          <w:lang w:eastAsia="zh-TW"/>
        </w:rPr>
        <w:t xml:space="preserve"> as the limit for expiration</w:t>
      </w:r>
      <w:r w:rsidRPr="000D4ACE">
        <w:rPr>
          <w:lang w:eastAsia="zh-TW"/>
        </w:rPr>
        <w:t xml:space="preserve">. </w:t>
      </w:r>
    </w:p>
    <w:p w14:paraId="2B86BDAF" w14:textId="77777777" w:rsidR="00FA6AB9" w:rsidRDefault="00FA6AB9" w:rsidP="00FA6AB9">
      <w:pPr>
        <w:spacing w:after="0" w:line="240" w:lineRule="auto"/>
        <w:jc w:val="left"/>
        <w:rPr>
          <w:lang w:eastAsia="zh-TW"/>
        </w:rPr>
      </w:pPr>
    </w:p>
    <w:p w14:paraId="6B27A6AF" w14:textId="77777777" w:rsidR="00FA6AB9" w:rsidRDefault="00FA6AB9" w:rsidP="002D4C26">
      <w:pPr>
        <w:pStyle w:val="ColorfulList-Accent11"/>
        <w:numPr>
          <w:ilvl w:val="0"/>
          <w:numId w:val="16"/>
        </w:numPr>
        <w:spacing w:after="0" w:line="240" w:lineRule="auto"/>
        <w:ind w:leftChars="0"/>
        <w:jc w:val="left"/>
        <w:rPr>
          <w:lang w:eastAsia="zh-TW"/>
        </w:rPr>
      </w:pPr>
      <w:r>
        <w:rPr>
          <w:lang w:eastAsia="zh-TW"/>
        </w:rPr>
        <w:t>Then:</w:t>
      </w:r>
    </w:p>
    <w:p w14:paraId="6B3265AF" w14:textId="77777777" w:rsidR="00FA6AB9" w:rsidRDefault="00FA6AB9" w:rsidP="00FA6AB9">
      <w:pPr>
        <w:spacing w:after="0" w:line="240" w:lineRule="auto"/>
        <w:jc w:val="left"/>
        <w:rPr>
          <w:lang w:eastAsia="zh-TW"/>
        </w:rPr>
      </w:pPr>
    </w:p>
    <w:p w14:paraId="0773C9D0" w14:textId="77777777" w:rsidR="00E205D4" w:rsidRDefault="00E205D4" w:rsidP="002D4C26">
      <w:pPr>
        <w:pStyle w:val="ColorfulList-Accent11"/>
        <w:numPr>
          <w:ilvl w:val="1"/>
          <w:numId w:val="16"/>
        </w:numPr>
        <w:spacing w:after="0" w:line="240" w:lineRule="auto"/>
        <w:ind w:leftChars="0"/>
        <w:jc w:val="left"/>
        <w:rPr>
          <w:lang w:eastAsia="zh-TW"/>
        </w:rPr>
      </w:pPr>
      <w:r>
        <w:rPr>
          <w:rFonts w:hint="eastAsia"/>
          <w:lang w:eastAsia="zh-TW"/>
        </w:rPr>
        <w:t>I</w:t>
      </w:r>
      <w:r>
        <w:rPr>
          <w:lang w:eastAsia="zh-TW"/>
        </w:rPr>
        <w:t>f the upper barrier is hit first, the observation is labelled as 1.</w:t>
      </w:r>
    </w:p>
    <w:p w14:paraId="0011DEF3" w14:textId="77777777" w:rsidR="00E205D4" w:rsidRDefault="00E205D4" w:rsidP="002D4C26">
      <w:pPr>
        <w:pStyle w:val="ColorfulList-Accent11"/>
        <w:numPr>
          <w:ilvl w:val="1"/>
          <w:numId w:val="16"/>
        </w:numPr>
        <w:spacing w:after="0" w:line="240" w:lineRule="auto"/>
        <w:ind w:leftChars="0"/>
        <w:jc w:val="left"/>
        <w:rPr>
          <w:lang w:eastAsia="zh-TW"/>
        </w:rPr>
      </w:pPr>
      <w:r>
        <w:rPr>
          <w:rFonts w:hint="eastAsia"/>
          <w:lang w:eastAsia="zh-TW"/>
        </w:rPr>
        <w:t>I</w:t>
      </w:r>
      <w:r>
        <w:rPr>
          <w:lang w:eastAsia="zh-TW"/>
        </w:rPr>
        <w:t>f the vertical barrier is hit first the observation is labelled as the sign of the return, or 0.</w:t>
      </w:r>
    </w:p>
    <w:p w14:paraId="48A2AE19" w14:textId="77777777" w:rsidR="00E205D4" w:rsidRDefault="00E205D4" w:rsidP="002D4C26">
      <w:pPr>
        <w:pStyle w:val="ColorfulList-Accent11"/>
        <w:numPr>
          <w:ilvl w:val="1"/>
          <w:numId w:val="16"/>
        </w:numPr>
        <w:spacing w:after="0" w:line="240" w:lineRule="auto"/>
        <w:ind w:leftChars="0"/>
        <w:jc w:val="left"/>
        <w:rPr>
          <w:lang w:eastAsia="zh-TW"/>
        </w:rPr>
      </w:pPr>
      <w:r>
        <w:rPr>
          <w:rFonts w:hint="eastAsia"/>
          <w:lang w:eastAsia="zh-TW"/>
        </w:rPr>
        <w:t>I</w:t>
      </w:r>
      <w:r>
        <w:rPr>
          <w:lang w:eastAsia="zh-TW"/>
        </w:rPr>
        <w:t>f the lower barrier is hit first, the observation is labelled as -1.</w:t>
      </w:r>
    </w:p>
    <w:p w14:paraId="23FDDA2A" w14:textId="77777777" w:rsidR="009453D4" w:rsidRDefault="009453D4" w:rsidP="002D4C26">
      <w:pPr>
        <w:pStyle w:val="ColorfulList-Accent11"/>
        <w:spacing w:after="0" w:line="240" w:lineRule="auto"/>
        <w:ind w:leftChars="0" w:left="960"/>
        <w:jc w:val="left"/>
        <w:rPr>
          <w:lang w:eastAsia="zh-TW"/>
        </w:rPr>
      </w:pPr>
    </w:p>
    <w:p w14:paraId="5CA73FA5" w14:textId="703AF89D" w:rsidR="007513CD" w:rsidRDefault="00E205D4" w:rsidP="00E205D4">
      <w:pPr>
        <w:rPr>
          <w:lang w:eastAsia="zh-TW"/>
        </w:rPr>
      </w:pPr>
      <w:r>
        <w:rPr>
          <w:rFonts w:hint="eastAsia"/>
          <w:lang w:eastAsia="zh-TW"/>
        </w:rPr>
        <w:t>T</w:t>
      </w:r>
      <w:r>
        <w:rPr>
          <w:lang w:eastAsia="zh-TW"/>
        </w:rPr>
        <w:t>he feature of triple-barrier method is that this is path-dependent. To label an observation, we need to look back the previous observations in the vertical barrier.</w:t>
      </w:r>
      <w:r w:rsidR="007513CD">
        <w:rPr>
          <w:lang w:eastAsia="zh-TW"/>
        </w:rPr>
        <w:t xml:space="preserve"> The following is the graphical illustration by Prado</w:t>
      </w:r>
      <w:r w:rsidR="007513CD">
        <w:rPr>
          <w:rStyle w:val="FootnoteReference"/>
          <w:lang w:eastAsia="zh-TW"/>
        </w:rPr>
        <w:footnoteReference w:id="44"/>
      </w:r>
      <w:r w:rsidR="007513CD">
        <w:rPr>
          <w:lang w:eastAsia="zh-TW"/>
        </w:rPr>
        <w:t>.</w:t>
      </w:r>
    </w:p>
    <w:p w14:paraId="1741743C" w14:textId="60E944E3" w:rsidR="007513CD" w:rsidRDefault="007513CD" w:rsidP="00150630">
      <w:pPr>
        <w:pStyle w:val="Caption"/>
        <w:rPr>
          <w:lang w:eastAsia="zh-TW"/>
        </w:rPr>
      </w:pPr>
      <w:r w:rsidRPr="00150630">
        <w:lastRenderedPageBreak/>
        <w:t xml:space="preserve">Figure </w:t>
      </w:r>
      <w:fldSimple w:instr=" SEQ Figure \* ARABIC ">
        <w:r w:rsidR="008E792A">
          <w:rPr>
            <w:noProof/>
          </w:rPr>
          <w:t>1</w:t>
        </w:r>
      </w:fldSimple>
      <w:r w:rsidRPr="00150630">
        <w:t xml:space="preserve"> The Triple-barrier Method Illustration by Prado.</w:t>
      </w:r>
      <w:r w:rsidR="00573911">
        <w:rPr>
          <w:noProof/>
        </w:rPr>
        <w:drawing>
          <wp:inline distT="0" distB="0" distL="0" distR="0" wp14:anchorId="1499CF41" wp14:editId="15540334">
            <wp:extent cx="5057775" cy="3714750"/>
            <wp:effectExtent l="0" t="0" r="0" b="0"/>
            <wp:docPr id="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775" cy="3714750"/>
                    </a:xfrm>
                    <a:prstGeom prst="rect">
                      <a:avLst/>
                    </a:prstGeom>
                    <a:noFill/>
                    <a:ln>
                      <a:noFill/>
                    </a:ln>
                  </pic:spPr>
                </pic:pic>
              </a:graphicData>
            </a:graphic>
          </wp:inline>
        </w:drawing>
      </w:r>
      <w:r>
        <w:rPr>
          <w:lang w:eastAsia="zh-TW"/>
        </w:rPr>
        <w:t xml:space="preserve"> </w:t>
      </w:r>
    </w:p>
    <w:p w14:paraId="4514ECBA" w14:textId="77777777" w:rsidR="00124D59" w:rsidRPr="00F0601E" w:rsidRDefault="00124D59" w:rsidP="00E205D4">
      <w:pPr>
        <w:rPr>
          <w:rFonts w:eastAsia="PMingLiU"/>
          <w:lang w:eastAsia="zh-TW"/>
        </w:rPr>
      </w:pPr>
      <w:r w:rsidRPr="00F0601E">
        <w:rPr>
          <w:rFonts w:eastAsia="PMingLiU"/>
          <w:lang w:eastAsia="zh-TW"/>
        </w:rPr>
        <w:t xml:space="preserve">We are implementing the three barriers </w:t>
      </w:r>
      <w:r w:rsidR="003218E1" w:rsidRPr="00F0601E">
        <w:rPr>
          <w:rFonts w:eastAsia="PMingLiU"/>
          <w:lang w:eastAsia="zh-TW"/>
        </w:rPr>
        <w:t xml:space="preserve">labelling </w:t>
      </w:r>
      <w:r w:rsidRPr="00F0601E">
        <w:rPr>
          <w:rFonts w:eastAsia="PMingLiU"/>
          <w:lang w:eastAsia="zh-TW"/>
        </w:rPr>
        <w:t>as follows:</w:t>
      </w:r>
    </w:p>
    <w:p w14:paraId="4ECA679F" w14:textId="77777777" w:rsidR="00EC2317" w:rsidRPr="00F0601E" w:rsidRDefault="00124D59" w:rsidP="002D4C26">
      <w:pPr>
        <w:pStyle w:val="ColorfulList-Accent11"/>
        <w:numPr>
          <w:ilvl w:val="0"/>
          <w:numId w:val="20"/>
        </w:numPr>
        <w:spacing w:after="0" w:line="240" w:lineRule="auto"/>
        <w:ind w:leftChars="0"/>
        <w:jc w:val="left"/>
        <w:rPr>
          <w:rFonts w:eastAsia="PMingLiU"/>
          <w:lang w:eastAsia="zh-TW"/>
        </w:rPr>
      </w:pPr>
      <w:r w:rsidRPr="00F0601E">
        <w:rPr>
          <w:rFonts w:eastAsia="PMingLiU"/>
          <w:lang w:eastAsia="zh-TW"/>
        </w:rPr>
        <w:t xml:space="preserve">We first set the horizonal barrier as the </w:t>
      </w:r>
      <w:r w:rsidR="00AA14F0" w:rsidRPr="00F0601E">
        <w:rPr>
          <w:rFonts w:eastAsia="PMingLiU"/>
          <w:lang w:eastAsia="zh-TW"/>
        </w:rPr>
        <w:t xml:space="preserve">70% of </w:t>
      </w:r>
      <w:r w:rsidRPr="00F0601E">
        <w:rPr>
          <w:rFonts w:eastAsia="PMingLiU"/>
          <w:lang w:eastAsia="zh-TW"/>
        </w:rPr>
        <w:t>mean of the estimated daily volatility.</w:t>
      </w:r>
      <w:r w:rsidR="00EC2317" w:rsidRPr="00F0601E">
        <w:rPr>
          <w:rFonts w:eastAsia="PMingLiU"/>
          <w:lang w:eastAsia="zh-TW"/>
        </w:rPr>
        <w:t xml:space="preserve"> </w:t>
      </w:r>
    </w:p>
    <w:p w14:paraId="45F6269D" w14:textId="77777777" w:rsidR="00EC2317" w:rsidRPr="00F0601E" w:rsidRDefault="00EC2317" w:rsidP="002D4C26">
      <w:pPr>
        <w:pStyle w:val="ColorfulList-Accent11"/>
        <w:spacing w:after="0" w:line="240" w:lineRule="auto"/>
        <w:ind w:leftChars="0"/>
        <w:jc w:val="left"/>
        <w:rPr>
          <w:rFonts w:eastAsia="PMingLiU"/>
          <w:lang w:eastAsia="zh-TW"/>
        </w:rPr>
      </w:pPr>
    </w:p>
    <w:p w14:paraId="0F342570" w14:textId="77777777" w:rsidR="00124D59" w:rsidRPr="00F0601E" w:rsidRDefault="00EC2317" w:rsidP="002D4C26">
      <w:pPr>
        <w:pStyle w:val="ColorfulList-Accent11"/>
        <w:spacing w:after="0" w:line="240" w:lineRule="auto"/>
        <w:ind w:leftChars="0"/>
        <w:jc w:val="left"/>
        <w:rPr>
          <w:rFonts w:eastAsia="PMingLiU"/>
          <w:lang w:eastAsia="zh-TW"/>
        </w:rPr>
      </w:pPr>
      <w:r w:rsidRPr="00F0601E">
        <w:rPr>
          <w:rFonts w:eastAsia="PMingLiU"/>
          <w:lang w:eastAsia="zh-TW"/>
        </w:rPr>
        <w:t xml:space="preserve">We would calculate one-period return using the previous bid against current ask as the short position </w:t>
      </w:r>
      <w:proofErr w:type="gramStart"/>
      <w:r w:rsidRPr="00F0601E">
        <w:rPr>
          <w:rFonts w:eastAsia="PMingLiU"/>
          <w:lang w:eastAsia="zh-TW"/>
        </w:rPr>
        <w:t>return, and</w:t>
      </w:r>
      <w:proofErr w:type="gramEnd"/>
      <w:r w:rsidRPr="00F0601E">
        <w:rPr>
          <w:rFonts w:eastAsia="PMingLiU"/>
          <w:lang w:eastAsia="zh-TW"/>
        </w:rPr>
        <w:t xml:space="preserve"> using the previous ask against current bid as the long position return. Once the cumulative long position or short position goes above or below the mean daily volatility, this would label this as an event.</w:t>
      </w:r>
    </w:p>
    <w:p w14:paraId="5E8CE957" w14:textId="77777777" w:rsidR="00124D59" w:rsidRPr="00F0601E" w:rsidRDefault="00124D59" w:rsidP="002D4C26">
      <w:pPr>
        <w:pStyle w:val="ColorfulList-Accent11"/>
        <w:spacing w:after="0" w:line="240" w:lineRule="auto"/>
        <w:ind w:leftChars="0"/>
        <w:jc w:val="left"/>
        <w:rPr>
          <w:rFonts w:eastAsia="PMingLiU"/>
          <w:lang w:eastAsia="zh-TW"/>
        </w:rPr>
      </w:pPr>
    </w:p>
    <w:p w14:paraId="5EE09C86" w14:textId="77777777" w:rsidR="00EC2317" w:rsidRPr="00F0601E" w:rsidRDefault="00AA14F0" w:rsidP="002D4C26">
      <w:pPr>
        <w:pStyle w:val="ColorfulList-Accent11"/>
        <w:numPr>
          <w:ilvl w:val="0"/>
          <w:numId w:val="20"/>
        </w:numPr>
        <w:spacing w:after="0" w:line="240" w:lineRule="auto"/>
        <w:ind w:leftChars="0"/>
        <w:jc w:val="left"/>
        <w:rPr>
          <w:rFonts w:eastAsia="PMingLiU"/>
          <w:lang w:eastAsia="zh-TW"/>
        </w:rPr>
      </w:pPr>
      <w:r w:rsidRPr="00F0601E">
        <w:rPr>
          <w:rFonts w:eastAsia="PMingLiU"/>
          <w:lang w:eastAsia="zh-TW"/>
        </w:rPr>
        <w:t>Once we have an event, we take the third barrier as the 3-day after the time of the event.</w:t>
      </w:r>
    </w:p>
    <w:p w14:paraId="69E1AC6D" w14:textId="77777777" w:rsidR="00AA14F0" w:rsidRPr="00F0601E" w:rsidRDefault="00AA14F0" w:rsidP="002D4C26">
      <w:pPr>
        <w:pStyle w:val="ColorfulList-Accent11"/>
        <w:spacing w:after="0" w:line="240" w:lineRule="auto"/>
        <w:ind w:leftChars="0"/>
        <w:jc w:val="left"/>
        <w:rPr>
          <w:rFonts w:eastAsia="PMingLiU"/>
          <w:lang w:eastAsia="zh-TW"/>
        </w:rPr>
      </w:pPr>
    </w:p>
    <w:p w14:paraId="11A0B315" w14:textId="77777777" w:rsidR="00AA14F0" w:rsidRPr="00F0601E" w:rsidRDefault="00537351" w:rsidP="002D4C26">
      <w:pPr>
        <w:pStyle w:val="ColorfulList-Accent11"/>
        <w:numPr>
          <w:ilvl w:val="0"/>
          <w:numId w:val="20"/>
        </w:numPr>
        <w:spacing w:after="0" w:line="240" w:lineRule="auto"/>
        <w:ind w:leftChars="0"/>
        <w:jc w:val="left"/>
        <w:rPr>
          <w:rFonts w:eastAsia="PMingLiU"/>
          <w:lang w:eastAsia="zh-TW"/>
        </w:rPr>
      </w:pPr>
      <w:r w:rsidRPr="00F0601E">
        <w:rPr>
          <w:rFonts w:eastAsia="PMingLiU"/>
          <w:lang w:eastAsia="zh-TW"/>
        </w:rPr>
        <w:t>Then</w:t>
      </w:r>
      <w:r w:rsidR="00464EC4">
        <w:rPr>
          <w:rFonts w:eastAsia="PMingLiU"/>
          <w:lang w:eastAsia="zh-TW"/>
        </w:rPr>
        <w:t>:</w:t>
      </w:r>
    </w:p>
    <w:p w14:paraId="5D02EC2B" w14:textId="77777777" w:rsidR="00537351" w:rsidRPr="00F0601E" w:rsidRDefault="00537351" w:rsidP="002D4C26">
      <w:pPr>
        <w:pStyle w:val="ColorfulList-Accent11"/>
        <w:spacing w:after="0" w:line="240" w:lineRule="auto"/>
        <w:ind w:leftChars="0"/>
        <w:jc w:val="left"/>
        <w:rPr>
          <w:rFonts w:eastAsia="PMingLiU"/>
          <w:lang w:eastAsia="zh-TW"/>
        </w:rPr>
      </w:pPr>
    </w:p>
    <w:p w14:paraId="542B08A8" w14:textId="77777777" w:rsidR="00537351" w:rsidRDefault="00537351" w:rsidP="002D4C26">
      <w:pPr>
        <w:pStyle w:val="ColorfulList-Accent11"/>
        <w:numPr>
          <w:ilvl w:val="0"/>
          <w:numId w:val="21"/>
        </w:numPr>
        <w:spacing w:after="0" w:line="240" w:lineRule="auto"/>
        <w:ind w:leftChars="0"/>
        <w:jc w:val="left"/>
        <w:rPr>
          <w:lang w:eastAsia="zh-TW"/>
        </w:rPr>
      </w:pPr>
      <w:r>
        <w:rPr>
          <w:rFonts w:hint="eastAsia"/>
          <w:lang w:eastAsia="zh-TW"/>
        </w:rPr>
        <w:t>I</w:t>
      </w:r>
      <w:r>
        <w:rPr>
          <w:lang w:eastAsia="zh-TW"/>
        </w:rPr>
        <w:t>f the upper barrier as the 70% of the daily volatility is hit first, the observation is labelled as 1.</w:t>
      </w:r>
    </w:p>
    <w:p w14:paraId="11F80979" w14:textId="77777777" w:rsidR="00537351" w:rsidRDefault="00537351" w:rsidP="002D4C26">
      <w:pPr>
        <w:pStyle w:val="ColorfulList-Accent11"/>
        <w:numPr>
          <w:ilvl w:val="0"/>
          <w:numId w:val="21"/>
        </w:numPr>
        <w:spacing w:after="0" w:line="240" w:lineRule="auto"/>
        <w:ind w:leftChars="0"/>
        <w:jc w:val="left"/>
        <w:rPr>
          <w:lang w:eastAsia="zh-TW"/>
        </w:rPr>
      </w:pPr>
      <w:r>
        <w:rPr>
          <w:rFonts w:hint="eastAsia"/>
          <w:lang w:eastAsia="zh-TW"/>
        </w:rPr>
        <w:t>I</w:t>
      </w:r>
      <w:r>
        <w:rPr>
          <w:lang w:eastAsia="zh-TW"/>
        </w:rPr>
        <w:t>f the vertical barrier as the 3-day period is hit first the observation is labelled as the sign of the return, or 0.</w:t>
      </w:r>
    </w:p>
    <w:p w14:paraId="739024C5" w14:textId="77777777" w:rsidR="00537351" w:rsidRDefault="00537351" w:rsidP="002D4C26">
      <w:pPr>
        <w:pStyle w:val="ColorfulList-Accent11"/>
        <w:numPr>
          <w:ilvl w:val="0"/>
          <w:numId w:val="21"/>
        </w:numPr>
        <w:spacing w:after="0" w:line="240" w:lineRule="auto"/>
        <w:ind w:leftChars="0"/>
        <w:jc w:val="left"/>
        <w:rPr>
          <w:lang w:eastAsia="zh-TW"/>
        </w:rPr>
      </w:pPr>
      <w:r>
        <w:rPr>
          <w:rFonts w:hint="eastAsia"/>
          <w:lang w:eastAsia="zh-TW"/>
        </w:rPr>
        <w:t>I</w:t>
      </w:r>
      <w:r>
        <w:rPr>
          <w:lang w:eastAsia="zh-TW"/>
        </w:rPr>
        <w:t>f the lower barrier as the -1 x 70% of the daily volatility is hit first, the observation is labelled as -1.</w:t>
      </w:r>
    </w:p>
    <w:p w14:paraId="4B4355F0" w14:textId="77777777" w:rsidR="00537351" w:rsidRPr="00F0601E" w:rsidRDefault="00537351" w:rsidP="002D4C26">
      <w:pPr>
        <w:pStyle w:val="ColorfulList-Accent11"/>
        <w:spacing w:after="0" w:line="240" w:lineRule="auto"/>
        <w:ind w:leftChars="0"/>
        <w:jc w:val="left"/>
        <w:rPr>
          <w:rFonts w:eastAsia="PMingLiU"/>
          <w:lang w:eastAsia="zh-TW"/>
        </w:rPr>
      </w:pPr>
    </w:p>
    <w:p w14:paraId="7144B3D2" w14:textId="77777777" w:rsidR="00350C51" w:rsidRPr="000F2381" w:rsidRDefault="00350C51" w:rsidP="002C2859">
      <w:pPr>
        <w:pStyle w:val="Heading4"/>
      </w:pPr>
      <w:r>
        <w:t>Technical indicators</w:t>
      </w:r>
    </w:p>
    <w:p w14:paraId="73B3851C" w14:textId="433A6106" w:rsidR="00350C51" w:rsidRPr="004A13E3" w:rsidRDefault="00350C51" w:rsidP="00350C51">
      <w:r w:rsidRPr="004A13E3">
        <w:t xml:space="preserve">For technical indicators, we select </w:t>
      </w:r>
      <w:r w:rsidR="00B02BB1">
        <w:t>the following technical indicators</w:t>
      </w:r>
      <w:r w:rsidR="00464EC4">
        <w:t>:</w:t>
      </w:r>
    </w:p>
    <w:p w14:paraId="49066CE5" w14:textId="4E8BB83D" w:rsidR="00350C51" w:rsidRPr="00262EC7" w:rsidRDefault="00350C51" w:rsidP="00C52470">
      <w:pPr>
        <w:numPr>
          <w:ilvl w:val="0"/>
          <w:numId w:val="17"/>
        </w:numPr>
        <w:pBdr>
          <w:top w:val="nil"/>
          <w:left w:val="nil"/>
          <w:bottom w:val="nil"/>
          <w:right w:val="nil"/>
          <w:between w:val="nil"/>
        </w:pBdr>
        <w:spacing w:line="259" w:lineRule="auto"/>
        <w:jc w:val="left"/>
        <w:rPr>
          <w:b/>
        </w:rPr>
      </w:pPr>
      <w:r>
        <w:rPr>
          <w:b/>
        </w:rPr>
        <w:t>Exponential mov</w:t>
      </w:r>
      <w:r w:rsidRPr="004A13E3">
        <w:rPr>
          <w:b/>
        </w:rPr>
        <w:t xml:space="preserve">ing average </w:t>
      </w:r>
      <w:r>
        <w:rPr>
          <w:b/>
        </w:rPr>
        <w:t xml:space="preserve">(EMA) </w:t>
      </w:r>
      <w:r w:rsidRPr="004A13E3">
        <w:rPr>
          <w:b/>
        </w:rPr>
        <w:t xml:space="preserve">- </w:t>
      </w:r>
      <w:r w:rsidRPr="004A13E3">
        <w:t>As the well-known technical indicators and this was proven to be profitable in the early days in foreign exchange trading.</w:t>
      </w:r>
      <w:r>
        <w:t xml:space="preserve"> We will be taking 3-</w:t>
      </w:r>
      <w:r w:rsidR="003F0BCC">
        <w:t>period</w:t>
      </w:r>
      <w:r w:rsidR="00464EC4">
        <w:t xml:space="preserve"> </w:t>
      </w:r>
      <w:r>
        <w:t>exponential moving average as fast MA and 7-</w:t>
      </w:r>
      <w:r w:rsidR="003F0BCC">
        <w:t>per</w:t>
      </w:r>
      <w:r w:rsidR="00464EC4">
        <w:t>io</w:t>
      </w:r>
      <w:r w:rsidR="003F0BCC">
        <w:t xml:space="preserve">d </w:t>
      </w:r>
      <w:r>
        <w:t>exponential moving average as slow MA.</w:t>
      </w:r>
    </w:p>
    <w:p w14:paraId="168C726C" w14:textId="28C4D044" w:rsidR="00262EC7" w:rsidRPr="004A13E3" w:rsidRDefault="00262EC7" w:rsidP="00C52470">
      <w:pPr>
        <w:numPr>
          <w:ilvl w:val="0"/>
          <w:numId w:val="17"/>
        </w:numPr>
        <w:pBdr>
          <w:top w:val="nil"/>
          <w:left w:val="nil"/>
          <w:bottom w:val="nil"/>
          <w:right w:val="nil"/>
          <w:between w:val="nil"/>
        </w:pBdr>
        <w:spacing w:line="259" w:lineRule="auto"/>
        <w:jc w:val="left"/>
        <w:rPr>
          <w:b/>
        </w:rPr>
      </w:pPr>
      <w:r w:rsidRPr="00017DE2">
        <w:rPr>
          <w:b/>
        </w:rPr>
        <w:lastRenderedPageBreak/>
        <w:t>Bollinger bands</w:t>
      </w:r>
      <w:r>
        <w:rPr>
          <w:b/>
        </w:rPr>
        <w:t xml:space="preserve"> </w:t>
      </w:r>
      <w:r>
        <w:t xml:space="preserve">- As the well-known technical indicators and this was proven to be profitable in prior research. We will be using the </w:t>
      </w:r>
      <w:r w:rsidR="003F0BCC">
        <w:t>20-</w:t>
      </w:r>
      <w:r>
        <w:t xml:space="preserve"> period </w:t>
      </w:r>
      <w:r w:rsidR="003F0BCC">
        <w:t xml:space="preserve">interval </w:t>
      </w:r>
      <w:r>
        <w:t>with 2 standard deviations</w:t>
      </w:r>
      <w:r w:rsidR="00F20509">
        <w:t xml:space="preserve"> as the standard configuration of Bollinger bands</w:t>
      </w:r>
      <w:r>
        <w:t>.</w:t>
      </w:r>
    </w:p>
    <w:p w14:paraId="250E5BEC" w14:textId="5A8FE0A5" w:rsidR="00262EC7" w:rsidRPr="00262EC7" w:rsidRDefault="00406170" w:rsidP="00C52470">
      <w:pPr>
        <w:numPr>
          <w:ilvl w:val="0"/>
          <w:numId w:val="17"/>
        </w:numPr>
        <w:pBdr>
          <w:top w:val="nil"/>
          <w:left w:val="nil"/>
          <w:bottom w:val="nil"/>
          <w:right w:val="nil"/>
          <w:between w:val="nil"/>
        </w:pBdr>
        <w:spacing w:line="259" w:lineRule="auto"/>
        <w:jc w:val="left"/>
      </w:pPr>
      <w:r>
        <w:rPr>
          <w:b/>
        </w:rPr>
        <w:t xml:space="preserve">Commodity Channel </w:t>
      </w:r>
      <w:r w:rsidR="00262EC7">
        <w:rPr>
          <w:b/>
        </w:rPr>
        <w:t xml:space="preserve">Index </w:t>
      </w:r>
      <w:r w:rsidR="00262EC7">
        <w:t xml:space="preserve">- As the well-known technical indicators. </w:t>
      </w:r>
      <w:r w:rsidR="00B927E0">
        <w:t>Here we perform a modification on the typical price where we replace tis with the close price.</w:t>
      </w:r>
    </w:p>
    <w:p w14:paraId="32E93989" w14:textId="027DC8DA" w:rsidR="00262EC7" w:rsidRDefault="00262EC7" w:rsidP="00C52470">
      <w:pPr>
        <w:numPr>
          <w:ilvl w:val="0"/>
          <w:numId w:val="17"/>
        </w:numPr>
        <w:pBdr>
          <w:top w:val="nil"/>
          <w:left w:val="nil"/>
          <w:bottom w:val="nil"/>
          <w:right w:val="nil"/>
          <w:between w:val="nil"/>
        </w:pBdr>
        <w:spacing w:line="259" w:lineRule="auto"/>
        <w:jc w:val="left"/>
      </w:pPr>
      <w:r>
        <w:rPr>
          <w:b/>
        </w:rPr>
        <w:t xml:space="preserve">Stochastics </w:t>
      </w:r>
      <w:r>
        <w:t>– As the well-known technical indicators. We will be using 14-period for %K and %D</w:t>
      </w:r>
      <w:r w:rsidR="00F20509">
        <w:t xml:space="preserve"> as the standard configuration of stochastics</w:t>
      </w:r>
      <w:r>
        <w:t>.</w:t>
      </w:r>
    </w:p>
    <w:p w14:paraId="38511D94" w14:textId="6127E0DD" w:rsidR="00262EC7" w:rsidRDefault="00262EC7" w:rsidP="00C52470">
      <w:pPr>
        <w:numPr>
          <w:ilvl w:val="0"/>
          <w:numId w:val="17"/>
        </w:numPr>
        <w:pBdr>
          <w:top w:val="nil"/>
          <w:left w:val="nil"/>
          <w:bottom w:val="nil"/>
          <w:right w:val="nil"/>
          <w:between w:val="nil"/>
        </w:pBdr>
        <w:spacing w:line="259" w:lineRule="auto"/>
        <w:jc w:val="left"/>
      </w:pPr>
      <w:r>
        <w:rPr>
          <w:b/>
        </w:rPr>
        <w:t>Williams %R</w:t>
      </w:r>
      <w:r>
        <w:t xml:space="preserve"> - As the well-known technical indicators. </w:t>
      </w:r>
      <w:r w:rsidR="00B927E0">
        <w:t>We will be using 14- lookback period as the standard configuration for William</w:t>
      </w:r>
      <w:r w:rsidR="00464EC4">
        <w:t>s</w:t>
      </w:r>
      <w:r w:rsidR="00B927E0">
        <w:t xml:space="preserve"> %R.</w:t>
      </w:r>
    </w:p>
    <w:p w14:paraId="1AE88452" w14:textId="77777777" w:rsidR="00262EC7" w:rsidRDefault="00262EC7" w:rsidP="00C52470">
      <w:pPr>
        <w:numPr>
          <w:ilvl w:val="0"/>
          <w:numId w:val="17"/>
        </w:numPr>
        <w:pBdr>
          <w:top w:val="nil"/>
          <w:left w:val="nil"/>
          <w:bottom w:val="nil"/>
          <w:right w:val="nil"/>
          <w:between w:val="nil"/>
        </w:pBdr>
        <w:spacing w:line="259" w:lineRule="auto"/>
        <w:jc w:val="left"/>
        <w:rPr>
          <w:rFonts w:ascii="PMingLiU" w:eastAsia="PMingLiU" w:hAnsi="PMingLiU" w:cs="PMingLiU"/>
        </w:rPr>
      </w:pPr>
      <w:proofErr w:type="spellStart"/>
      <w:r>
        <w:rPr>
          <w:b/>
        </w:rPr>
        <w:t>Ichimoku</w:t>
      </w:r>
      <w:proofErr w:type="spellEnd"/>
      <w:r>
        <w:rPr>
          <w:b/>
        </w:rPr>
        <w:t xml:space="preserve"> - </w:t>
      </w:r>
      <w:r>
        <w:t>As some studies suggested profitable strategies of trading G10 currencies</w:t>
      </w:r>
      <w:r w:rsidR="00B927E0">
        <w:t>. We will be using the standard configurations above mentioned.</w:t>
      </w:r>
    </w:p>
    <w:p w14:paraId="6528F130" w14:textId="77777777" w:rsidR="007409F1" w:rsidRDefault="00350C51" w:rsidP="00C52470">
      <w:pPr>
        <w:numPr>
          <w:ilvl w:val="0"/>
          <w:numId w:val="17"/>
        </w:numPr>
        <w:pBdr>
          <w:top w:val="nil"/>
          <w:left w:val="nil"/>
          <w:bottom w:val="nil"/>
          <w:right w:val="nil"/>
          <w:between w:val="nil"/>
        </w:pBdr>
        <w:spacing w:line="259" w:lineRule="auto"/>
        <w:jc w:val="left"/>
      </w:pPr>
      <w:r w:rsidRPr="00CA1E0A">
        <w:rPr>
          <w:b/>
        </w:rPr>
        <w:t>Relative Strength Index (RSI)</w:t>
      </w:r>
      <w:r>
        <w:t xml:space="preserve"> - As the well-known technical indicators and prior research suggested RSI could still be a profitable indicator with some twists in parameters.</w:t>
      </w:r>
      <w:r w:rsidR="003F0BCC">
        <w:t xml:space="preserve"> We will be using 14-day period, 70 as overbought signal and 30 as oversold signal as standard configurations</w:t>
      </w:r>
      <w:r w:rsidR="009B6A1A">
        <w:t>.</w:t>
      </w:r>
    </w:p>
    <w:p w14:paraId="6EB9AF80" w14:textId="51EA5CEB" w:rsidR="00A12C29" w:rsidRDefault="00A12C29" w:rsidP="002C2859">
      <w:pPr>
        <w:pStyle w:val="Heading4"/>
      </w:pPr>
      <w:r>
        <w:t>Feature engineering</w:t>
      </w:r>
    </w:p>
    <w:p w14:paraId="648EC55F" w14:textId="0159F367" w:rsidR="00012F6E" w:rsidRDefault="00012F6E" w:rsidP="00012F6E">
      <w:r>
        <w:t xml:space="preserve">From the above, we are going to derive four set of features as our trading </w:t>
      </w:r>
      <w:proofErr w:type="spellStart"/>
      <w:r>
        <w:t>singals</w:t>
      </w:r>
      <w:proofErr w:type="spellEnd"/>
      <w:r>
        <w:t xml:space="preserve"> for machine learning purpose.</w:t>
      </w:r>
    </w:p>
    <w:p w14:paraId="67FE5667" w14:textId="77777777" w:rsidR="002A4C59" w:rsidRPr="00026F8E" w:rsidRDefault="002A4C59" w:rsidP="002A4C59">
      <w:pPr>
        <w:numPr>
          <w:ilvl w:val="0"/>
          <w:numId w:val="42"/>
        </w:numPr>
        <w:pBdr>
          <w:top w:val="nil"/>
          <w:left w:val="nil"/>
          <w:bottom w:val="nil"/>
          <w:right w:val="nil"/>
          <w:between w:val="nil"/>
        </w:pBdr>
        <w:spacing w:line="480" w:lineRule="auto"/>
        <w:ind w:left="357" w:hanging="357"/>
        <w:jc w:val="left"/>
        <w:rPr>
          <w:bCs/>
        </w:rPr>
      </w:pPr>
      <w:r w:rsidRPr="004E77D1">
        <w:rPr>
          <w:b/>
          <w:bCs/>
        </w:rPr>
        <w:t xml:space="preserve">Features where fractional differencing is applied: </w:t>
      </w:r>
      <w:r w:rsidRPr="00026F8E">
        <w:t>These include</w:t>
      </w:r>
      <w:r w:rsidRPr="004E77D1">
        <w:rPr>
          <w:b/>
          <w:bCs/>
        </w:rPr>
        <w:t xml:space="preserve"> </w:t>
      </w:r>
    </w:p>
    <w:p w14:paraId="2345A588" w14:textId="5BB3E8B0" w:rsidR="002A4C59" w:rsidRPr="00026F8E"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
          <w:bCs/>
        </w:rPr>
      </w:pPr>
      <w:r w:rsidRPr="00026F8E">
        <w:rPr>
          <w:rFonts w:hint="eastAsia"/>
          <w:b/>
          <w:bCs/>
        </w:rPr>
        <w:t>Pr</w:t>
      </w:r>
      <w:r w:rsidRPr="00026F8E">
        <w:rPr>
          <w:b/>
          <w:bCs/>
        </w:rPr>
        <w:t>ice</w:t>
      </w:r>
      <w:r>
        <w:rPr>
          <w:b/>
          <w:bCs/>
        </w:rPr>
        <w:t>:</w:t>
      </w:r>
      <w:r w:rsidRPr="00026F8E">
        <w:rPr>
          <w:b/>
          <w:bCs/>
        </w:rPr>
        <w:t xml:space="preserve"> </w:t>
      </w:r>
      <w:proofErr w:type="spellStart"/>
      <w:r w:rsidRPr="00537E69">
        <w:t>price_frdif</w:t>
      </w:r>
      <w:proofErr w:type="spellEnd"/>
    </w:p>
    <w:p w14:paraId="41EC0C67" w14:textId="77777777" w:rsidR="002A4C59" w:rsidRPr="00026F8E"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
          <w:bCs/>
        </w:rPr>
      </w:pPr>
      <w:r w:rsidRPr="00026F8E">
        <w:rPr>
          <w:b/>
          <w:bCs/>
        </w:rPr>
        <w:t xml:space="preserve">Exponential moving average: </w:t>
      </w:r>
      <w:proofErr w:type="spellStart"/>
      <w:r w:rsidRPr="00026F8E">
        <w:t>slow_frdif</w:t>
      </w:r>
      <w:proofErr w:type="spellEnd"/>
      <w:r w:rsidRPr="00026F8E">
        <w:t xml:space="preserve">, </w:t>
      </w:r>
      <w:proofErr w:type="spellStart"/>
      <w:r w:rsidRPr="00026F8E">
        <w:t>fast_frdif</w:t>
      </w:r>
      <w:proofErr w:type="spellEnd"/>
      <w:r w:rsidRPr="00026F8E">
        <w:t>,</w:t>
      </w:r>
    </w:p>
    <w:p w14:paraId="17A49586" w14:textId="77777777" w:rsidR="002A4C59" w:rsidRPr="00026F8E"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
          <w:bCs/>
        </w:rPr>
      </w:pPr>
      <w:r w:rsidRPr="00026F8E">
        <w:rPr>
          <w:rFonts w:hint="eastAsia"/>
          <w:b/>
          <w:bCs/>
        </w:rPr>
        <w:t>B</w:t>
      </w:r>
      <w:r w:rsidRPr="00026F8E">
        <w:rPr>
          <w:b/>
          <w:bCs/>
        </w:rPr>
        <w:t>ollinger bands</w:t>
      </w:r>
      <w:r w:rsidRPr="00026F8E">
        <w:rPr>
          <w:rFonts w:hint="eastAsia"/>
          <w:b/>
          <w:bCs/>
        </w:rPr>
        <w:t>:</w:t>
      </w:r>
      <w:r w:rsidRPr="00026F8E">
        <w:rPr>
          <w:b/>
          <w:bCs/>
        </w:rPr>
        <w:t xml:space="preserve"> </w:t>
      </w:r>
      <w:proofErr w:type="spellStart"/>
      <w:r w:rsidRPr="00026F8E">
        <w:t>average_frdif</w:t>
      </w:r>
      <w:proofErr w:type="spellEnd"/>
      <w:r w:rsidRPr="00026F8E">
        <w:t xml:space="preserve">, </w:t>
      </w:r>
      <w:proofErr w:type="spellStart"/>
      <w:r w:rsidRPr="00026F8E">
        <w:t>lower_band_frdif</w:t>
      </w:r>
      <w:proofErr w:type="spellEnd"/>
      <w:r w:rsidRPr="00026F8E">
        <w:t xml:space="preserve">, </w:t>
      </w:r>
      <w:proofErr w:type="spellStart"/>
      <w:r w:rsidRPr="00026F8E">
        <w:t>upper_band_frdif</w:t>
      </w:r>
      <w:proofErr w:type="spellEnd"/>
      <w:r w:rsidRPr="00026F8E">
        <w:t>,</w:t>
      </w:r>
    </w:p>
    <w:p w14:paraId="200901CF" w14:textId="77777777" w:rsidR="002A4C59" w:rsidRPr="00026F8E"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
          <w:bCs/>
        </w:rPr>
      </w:pPr>
      <w:proofErr w:type="spellStart"/>
      <w:r w:rsidRPr="00026F8E">
        <w:rPr>
          <w:b/>
          <w:bCs/>
        </w:rPr>
        <w:t>Ichimoku</w:t>
      </w:r>
      <w:proofErr w:type="spellEnd"/>
      <w:r w:rsidRPr="00026F8E">
        <w:rPr>
          <w:b/>
          <w:bCs/>
        </w:rPr>
        <w:t xml:space="preserve">: </w:t>
      </w:r>
      <w:proofErr w:type="spellStart"/>
      <w:r w:rsidRPr="00026F8E">
        <w:t>kijun_sen_frdif</w:t>
      </w:r>
      <w:proofErr w:type="spellEnd"/>
      <w:r w:rsidRPr="00026F8E">
        <w:t xml:space="preserve">, </w:t>
      </w:r>
      <w:proofErr w:type="spellStart"/>
      <w:r w:rsidRPr="00026F8E">
        <w:t>tenka_sen_frdif</w:t>
      </w:r>
      <w:proofErr w:type="spellEnd"/>
      <w:r w:rsidRPr="00026F8E">
        <w:t xml:space="preserve">, </w:t>
      </w:r>
      <w:proofErr w:type="spellStart"/>
      <w:r w:rsidRPr="00026F8E">
        <w:t>senkou_span_b_frdif</w:t>
      </w:r>
      <w:proofErr w:type="spellEnd"/>
      <w:r w:rsidRPr="00026F8E">
        <w:t>,</w:t>
      </w:r>
      <w:r w:rsidRPr="00026F8E">
        <w:rPr>
          <w:b/>
          <w:bCs/>
        </w:rPr>
        <w:t xml:space="preserve"> </w:t>
      </w:r>
      <w:proofErr w:type="spellStart"/>
      <w:r w:rsidRPr="00026F8E">
        <w:t>senkou_span_a_frdif</w:t>
      </w:r>
      <w:proofErr w:type="spellEnd"/>
    </w:p>
    <w:p w14:paraId="72DB7402" w14:textId="797ADA8E" w:rsidR="002A4C59" w:rsidRDefault="002A4C59" w:rsidP="00012F6E"/>
    <w:p w14:paraId="1A3AEA8C" w14:textId="7E0506D4" w:rsidR="002A4C59" w:rsidRPr="00026F8E" w:rsidRDefault="002A4C59" w:rsidP="002A4C59">
      <w:pPr>
        <w:numPr>
          <w:ilvl w:val="0"/>
          <w:numId w:val="42"/>
        </w:numPr>
        <w:pBdr>
          <w:top w:val="nil"/>
          <w:left w:val="nil"/>
          <w:bottom w:val="nil"/>
          <w:right w:val="nil"/>
          <w:between w:val="nil"/>
        </w:pBdr>
        <w:spacing w:line="480" w:lineRule="auto"/>
        <w:ind w:left="357" w:hanging="357"/>
        <w:jc w:val="left"/>
        <w:rPr>
          <w:bCs/>
        </w:rPr>
      </w:pPr>
      <w:r w:rsidRPr="004E77D1">
        <w:rPr>
          <w:b/>
          <w:bCs/>
        </w:rPr>
        <w:t>Features where fractional differencing is not applied</w:t>
      </w:r>
      <w:r>
        <w:rPr>
          <w:b/>
          <w:bCs/>
        </w:rPr>
        <w:t xml:space="preserve">: </w:t>
      </w:r>
      <w:r w:rsidRPr="00537E69">
        <w:t>T</w:t>
      </w:r>
      <w:r w:rsidRPr="00026F8E">
        <w:rPr>
          <w:bCs/>
        </w:rPr>
        <w:t>hese include</w:t>
      </w:r>
      <w:r>
        <w:rPr>
          <w:b/>
        </w:rPr>
        <w:t xml:space="preserve"> </w:t>
      </w:r>
    </w:p>
    <w:p w14:paraId="6144AE76" w14:textId="7DD6C186" w:rsidR="002A4C59" w:rsidRPr="00026F8E"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
        </w:rPr>
      </w:pPr>
      <w:r w:rsidRPr="00026F8E">
        <w:rPr>
          <w:b/>
        </w:rPr>
        <w:t>Price</w:t>
      </w:r>
      <w:r w:rsidR="00793EFC">
        <w:rPr>
          <w:b/>
        </w:rPr>
        <w:t xml:space="preserve">: </w:t>
      </w:r>
      <w:r w:rsidR="00793EFC" w:rsidRPr="00537E69">
        <w:rPr>
          <w:bCs/>
        </w:rPr>
        <w:t>price</w:t>
      </w:r>
    </w:p>
    <w:p w14:paraId="22E5C826" w14:textId="355FDE37" w:rsidR="002A4C59"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Cs/>
        </w:rPr>
      </w:pPr>
      <w:r w:rsidRPr="00026F8E">
        <w:rPr>
          <w:b/>
        </w:rPr>
        <w:t>Exponential moving average:</w:t>
      </w:r>
      <w:r>
        <w:rPr>
          <w:bCs/>
        </w:rPr>
        <w:t xml:space="preserve"> </w:t>
      </w:r>
      <w:r w:rsidR="00793EFC">
        <w:rPr>
          <w:bCs/>
        </w:rPr>
        <w:t>f</w:t>
      </w:r>
      <w:r w:rsidRPr="002D2B6A">
        <w:rPr>
          <w:bCs/>
        </w:rPr>
        <w:t>ast,</w:t>
      </w:r>
      <w:r>
        <w:rPr>
          <w:bCs/>
        </w:rPr>
        <w:t xml:space="preserve"> </w:t>
      </w:r>
      <w:r w:rsidRPr="002D2B6A">
        <w:rPr>
          <w:bCs/>
        </w:rPr>
        <w:t>slow,</w:t>
      </w:r>
      <w:r>
        <w:rPr>
          <w:bCs/>
        </w:rPr>
        <w:t xml:space="preserve"> </w:t>
      </w:r>
      <w:proofErr w:type="spellStart"/>
      <w:r w:rsidRPr="002D2B6A">
        <w:rPr>
          <w:bCs/>
        </w:rPr>
        <w:t>ema_side</w:t>
      </w:r>
      <w:proofErr w:type="spellEnd"/>
      <w:r w:rsidRPr="002D2B6A">
        <w:rPr>
          <w:bCs/>
        </w:rPr>
        <w:t>,</w:t>
      </w:r>
      <w:r w:rsidRPr="00C979C5">
        <w:rPr>
          <w:bCs/>
        </w:rPr>
        <w:t xml:space="preserve"> </w:t>
      </w:r>
    </w:p>
    <w:p w14:paraId="643C2721" w14:textId="75DC92B3" w:rsidR="002A4C59"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Cs/>
        </w:rPr>
      </w:pPr>
      <w:r w:rsidRPr="00026F8E">
        <w:rPr>
          <w:rFonts w:hint="eastAsia"/>
          <w:b/>
        </w:rPr>
        <w:t>B</w:t>
      </w:r>
      <w:r w:rsidRPr="00026F8E">
        <w:rPr>
          <w:b/>
        </w:rPr>
        <w:t>ollinger bands</w:t>
      </w:r>
      <w:r w:rsidRPr="00593AB2">
        <w:rPr>
          <w:rFonts w:asciiTheme="minorEastAsia" w:eastAsiaTheme="minorEastAsia" w:hAnsiTheme="minorEastAsia" w:hint="eastAsia"/>
          <w:bCs/>
          <w:lang w:eastAsia="zh-TW"/>
        </w:rPr>
        <w:t>:</w:t>
      </w:r>
      <w:r w:rsidRPr="00593AB2">
        <w:rPr>
          <w:bCs/>
        </w:rPr>
        <w:t xml:space="preserve"> average,</w:t>
      </w:r>
      <w:r>
        <w:rPr>
          <w:bCs/>
        </w:rPr>
        <w:t xml:space="preserve"> </w:t>
      </w:r>
      <w:proofErr w:type="spellStart"/>
      <w:r w:rsidRPr="00593AB2">
        <w:rPr>
          <w:bCs/>
        </w:rPr>
        <w:t>upper_band</w:t>
      </w:r>
      <w:proofErr w:type="spellEnd"/>
      <w:r w:rsidRPr="00593AB2">
        <w:rPr>
          <w:bCs/>
        </w:rPr>
        <w:t>,</w:t>
      </w:r>
      <w:r>
        <w:rPr>
          <w:bCs/>
        </w:rPr>
        <w:t xml:space="preserve"> </w:t>
      </w:r>
      <w:proofErr w:type="spellStart"/>
      <w:r w:rsidRPr="00593AB2">
        <w:rPr>
          <w:bCs/>
        </w:rPr>
        <w:t>lower_band</w:t>
      </w:r>
      <w:proofErr w:type="spellEnd"/>
      <w:r w:rsidRPr="00593AB2">
        <w:rPr>
          <w:bCs/>
        </w:rPr>
        <w:t>,</w:t>
      </w:r>
      <w:r>
        <w:rPr>
          <w:bCs/>
        </w:rPr>
        <w:t xml:space="preserve"> </w:t>
      </w:r>
      <w:proofErr w:type="spellStart"/>
      <w:r w:rsidRPr="00593AB2">
        <w:rPr>
          <w:bCs/>
        </w:rPr>
        <w:t>standard_deviation</w:t>
      </w:r>
      <w:proofErr w:type="spellEnd"/>
      <w:r w:rsidRPr="00593AB2">
        <w:rPr>
          <w:bCs/>
        </w:rPr>
        <w:t>,</w:t>
      </w:r>
      <w:r>
        <w:rPr>
          <w:bCs/>
        </w:rPr>
        <w:t xml:space="preserve"> </w:t>
      </w:r>
      <w:proofErr w:type="spellStart"/>
      <w:r w:rsidRPr="00593AB2">
        <w:rPr>
          <w:bCs/>
        </w:rPr>
        <w:t>bb_side</w:t>
      </w:r>
      <w:proofErr w:type="spellEnd"/>
      <w:r>
        <w:rPr>
          <w:bCs/>
        </w:rPr>
        <w:t xml:space="preserve"> </w:t>
      </w:r>
    </w:p>
    <w:p w14:paraId="72B60835" w14:textId="77777777" w:rsidR="002A4C59"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Cs/>
        </w:rPr>
      </w:pPr>
      <w:r w:rsidRPr="00026F8E">
        <w:rPr>
          <w:b/>
        </w:rPr>
        <w:t>Stochastics</w:t>
      </w:r>
      <w:r w:rsidRPr="00026F8E">
        <w:rPr>
          <w:rFonts w:asciiTheme="minorEastAsia" w:eastAsiaTheme="minorEastAsia" w:hAnsiTheme="minorEastAsia" w:hint="eastAsia"/>
          <w:b/>
          <w:lang w:eastAsia="zh-TW"/>
        </w:rPr>
        <w:t>:</w:t>
      </w:r>
      <w:r w:rsidRPr="00593AB2">
        <w:rPr>
          <w:bCs/>
        </w:rPr>
        <w:t xml:space="preserve"> %K, %D, </w:t>
      </w:r>
      <w:proofErr w:type="spellStart"/>
      <w:r w:rsidRPr="00114C4D">
        <w:rPr>
          <w:bCs/>
        </w:rPr>
        <w:t>so_side</w:t>
      </w:r>
      <w:proofErr w:type="spellEnd"/>
    </w:p>
    <w:p w14:paraId="4C65D6AF" w14:textId="77777777" w:rsidR="002A4C59" w:rsidRPr="00114C4D"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Cs/>
        </w:rPr>
      </w:pPr>
      <w:r w:rsidRPr="00026F8E">
        <w:rPr>
          <w:b/>
        </w:rPr>
        <w:t>Commodity Channel Index</w:t>
      </w:r>
      <w:r w:rsidRPr="00026F8E">
        <w:rPr>
          <w:rFonts w:hint="eastAsia"/>
          <w:b/>
        </w:rPr>
        <w:t>:</w:t>
      </w:r>
      <w:r w:rsidRPr="00114C4D">
        <w:rPr>
          <w:bCs/>
        </w:rPr>
        <w:t xml:space="preserve"> CCI</w:t>
      </w:r>
    </w:p>
    <w:p w14:paraId="79E9D41C" w14:textId="77777777" w:rsidR="002A4C59"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Cs/>
        </w:rPr>
      </w:pPr>
      <w:r w:rsidRPr="00026F8E">
        <w:rPr>
          <w:rFonts w:hint="eastAsia"/>
          <w:b/>
        </w:rPr>
        <w:t>W</w:t>
      </w:r>
      <w:r w:rsidRPr="00026F8E">
        <w:rPr>
          <w:b/>
        </w:rPr>
        <w:t xml:space="preserve">illiam % </w:t>
      </w:r>
      <w:proofErr w:type="gramStart"/>
      <w:r w:rsidRPr="00026F8E">
        <w:rPr>
          <w:b/>
        </w:rPr>
        <w:t>R :</w:t>
      </w:r>
      <w:proofErr w:type="gramEnd"/>
      <w:r>
        <w:rPr>
          <w:rFonts w:asciiTheme="minorEastAsia" w:eastAsiaTheme="minorEastAsia" w:hAnsiTheme="minorEastAsia"/>
          <w:bCs/>
          <w:lang w:eastAsia="zh-TW"/>
        </w:rPr>
        <w:t xml:space="preserve"> </w:t>
      </w:r>
      <w:proofErr w:type="spellStart"/>
      <w:r w:rsidRPr="00593AB2">
        <w:rPr>
          <w:bCs/>
        </w:rPr>
        <w:t>wr</w:t>
      </w:r>
      <w:proofErr w:type="spellEnd"/>
      <w:r w:rsidRPr="00593AB2">
        <w:rPr>
          <w:bCs/>
        </w:rPr>
        <w:t>,</w:t>
      </w:r>
      <w:r>
        <w:rPr>
          <w:bCs/>
        </w:rPr>
        <w:t xml:space="preserve"> </w:t>
      </w:r>
      <w:proofErr w:type="spellStart"/>
      <w:r w:rsidRPr="00593AB2">
        <w:rPr>
          <w:bCs/>
        </w:rPr>
        <w:t>wr_side</w:t>
      </w:r>
      <w:proofErr w:type="spellEnd"/>
    </w:p>
    <w:p w14:paraId="1A7B1C87" w14:textId="77777777" w:rsidR="002A4C59" w:rsidRPr="00114C4D"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Cs/>
        </w:rPr>
      </w:pPr>
      <w:proofErr w:type="spellStart"/>
      <w:r w:rsidRPr="00026F8E">
        <w:rPr>
          <w:b/>
        </w:rPr>
        <w:t>Ichimoku</w:t>
      </w:r>
      <w:proofErr w:type="spellEnd"/>
      <w:r w:rsidRPr="00026F8E">
        <w:rPr>
          <w:b/>
        </w:rPr>
        <w:t>:</w:t>
      </w:r>
      <w:r>
        <w:rPr>
          <w:bCs/>
        </w:rPr>
        <w:t xml:space="preserve"> </w:t>
      </w:r>
      <w:proofErr w:type="spellStart"/>
      <w:r w:rsidRPr="00593AB2">
        <w:rPr>
          <w:bCs/>
        </w:rPr>
        <w:t>tenka_sen</w:t>
      </w:r>
      <w:proofErr w:type="spellEnd"/>
      <w:r w:rsidRPr="00593AB2">
        <w:rPr>
          <w:bCs/>
        </w:rPr>
        <w:t>,</w:t>
      </w:r>
      <w:r>
        <w:rPr>
          <w:bCs/>
        </w:rPr>
        <w:t xml:space="preserve"> </w:t>
      </w:r>
      <w:proofErr w:type="spellStart"/>
      <w:r w:rsidRPr="00593AB2">
        <w:rPr>
          <w:bCs/>
        </w:rPr>
        <w:t>kijun_sen</w:t>
      </w:r>
      <w:proofErr w:type="spellEnd"/>
      <w:r w:rsidRPr="00593AB2">
        <w:rPr>
          <w:bCs/>
        </w:rPr>
        <w:t>,</w:t>
      </w:r>
      <w:r>
        <w:rPr>
          <w:bCs/>
        </w:rPr>
        <w:t xml:space="preserve"> </w:t>
      </w:r>
      <w:proofErr w:type="spellStart"/>
      <w:r w:rsidRPr="00593AB2">
        <w:rPr>
          <w:bCs/>
        </w:rPr>
        <w:t>senkou_span_a</w:t>
      </w:r>
      <w:proofErr w:type="spellEnd"/>
      <w:r w:rsidRPr="00593AB2">
        <w:rPr>
          <w:bCs/>
        </w:rPr>
        <w:t>,</w:t>
      </w:r>
      <w:r>
        <w:rPr>
          <w:bCs/>
        </w:rPr>
        <w:t xml:space="preserve"> </w:t>
      </w:r>
      <w:proofErr w:type="spellStart"/>
      <w:r w:rsidRPr="00593AB2">
        <w:rPr>
          <w:bCs/>
        </w:rPr>
        <w:t>senkou_span_b</w:t>
      </w:r>
      <w:proofErr w:type="spellEnd"/>
      <w:r w:rsidRPr="00593AB2">
        <w:rPr>
          <w:bCs/>
        </w:rPr>
        <w:t>,</w:t>
      </w:r>
      <w:r>
        <w:rPr>
          <w:bCs/>
        </w:rPr>
        <w:t xml:space="preserve"> </w:t>
      </w:r>
      <w:proofErr w:type="spellStart"/>
      <w:r w:rsidRPr="00593AB2">
        <w:rPr>
          <w:bCs/>
        </w:rPr>
        <w:t>chikou_span</w:t>
      </w:r>
      <w:proofErr w:type="spellEnd"/>
      <w:r>
        <w:rPr>
          <w:bCs/>
        </w:rPr>
        <w:t xml:space="preserve">. </w:t>
      </w:r>
      <w:proofErr w:type="spellStart"/>
      <w:r w:rsidRPr="00114C4D">
        <w:rPr>
          <w:bCs/>
        </w:rPr>
        <w:t>ic_side</w:t>
      </w:r>
      <w:proofErr w:type="spellEnd"/>
    </w:p>
    <w:p w14:paraId="00021F51" w14:textId="77777777" w:rsidR="002A4C59"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Cs/>
        </w:rPr>
      </w:pPr>
      <w:r w:rsidRPr="00026F8E">
        <w:rPr>
          <w:b/>
        </w:rPr>
        <w:t>Relative Strength Index:</w:t>
      </w:r>
      <w:r>
        <w:rPr>
          <w:bCs/>
        </w:rPr>
        <w:t xml:space="preserve"> </w:t>
      </w:r>
      <w:r w:rsidRPr="00593AB2">
        <w:rPr>
          <w:bCs/>
        </w:rPr>
        <w:t>RSI,</w:t>
      </w:r>
      <w:r>
        <w:rPr>
          <w:bCs/>
        </w:rPr>
        <w:t xml:space="preserve"> </w:t>
      </w:r>
      <w:proofErr w:type="spellStart"/>
      <w:r w:rsidRPr="00593AB2">
        <w:rPr>
          <w:bCs/>
        </w:rPr>
        <w:t>rsi_side</w:t>
      </w:r>
      <w:proofErr w:type="spellEnd"/>
    </w:p>
    <w:p w14:paraId="6C7829B6" w14:textId="77777777" w:rsidR="002A4C59" w:rsidRPr="00026F8E"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
        </w:rPr>
      </w:pPr>
      <w:r w:rsidRPr="00026F8E">
        <w:rPr>
          <w:rFonts w:hint="eastAsia"/>
          <w:b/>
        </w:rPr>
        <w:t>La</w:t>
      </w:r>
      <w:r w:rsidRPr="00026F8E">
        <w:rPr>
          <w:b/>
        </w:rPr>
        <w:t xml:space="preserve">gged price: </w:t>
      </w:r>
      <w:r w:rsidRPr="00F93ABC">
        <w:rPr>
          <w:bCs/>
        </w:rPr>
        <w:t>T-1,</w:t>
      </w:r>
      <w:r w:rsidRPr="00026F8E">
        <w:rPr>
          <w:bCs/>
        </w:rPr>
        <w:t xml:space="preserve"> </w:t>
      </w:r>
      <w:r w:rsidRPr="00F93ABC">
        <w:rPr>
          <w:bCs/>
        </w:rPr>
        <w:t>T-2,</w:t>
      </w:r>
      <w:r w:rsidRPr="00026F8E">
        <w:rPr>
          <w:bCs/>
        </w:rPr>
        <w:t xml:space="preserve"> </w:t>
      </w:r>
      <w:r w:rsidRPr="00F93ABC">
        <w:rPr>
          <w:bCs/>
        </w:rPr>
        <w:t>T-12</w:t>
      </w:r>
    </w:p>
    <w:p w14:paraId="58E5094D" w14:textId="77777777" w:rsidR="002A4C59"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Cs/>
        </w:rPr>
      </w:pPr>
      <w:r w:rsidRPr="00026F8E">
        <w:rPr>
          <w:b/>
        </w:rPr>
        <w:t>Auto correlation:</w:t>
      </w:r>
      <w:r>
        <w:rPr>
          <w:bCs/>
        </w:rPr>
        <w:t xml:space="preserve"> </w:t>
      </w:r>
      <w:r w:rsidRPr="00593AB2">
        <w:rPr>
          <w:bCs/>
        </w:rPr>
        <w:t>Autocor_1_lag,</w:t>
      </w:r>
      <w:r>
        <w:rPr>
          <w:bCs/>
        </w:rPr>
        <w:t xml:space="preserve"> </w:t>
      </w:r>
      <w:r w:rsidRPr="00593AB2">
        <w:rPr>
          <w:bCs/>
        </w:rPr>
        <w:t>Autocor_2_lag,</w:t>
      </w:r>
      <w:r>
        <w:rPr>
          <w:bCs/>
        </w:rPr>
        <w:t xml:space="preserve"> </w:t>
      </w:r>
      <w:r w:rsidRPr="00593AB2">
        <w:rPr>
          <w:bCs/>
        </w:rPr>
        <w:t>Autocor_4_lag,</w:t>
      </w:r>
      <w:r>
        <w:rPr>
          <w:bCs/>
        </w:rPr>
        <w:t xml:space="preserve"> </w:t>
      </w:r>
      <w:r w:rsidRPr="00593AB2">
        <w:rPr>
          <w:bCs/>
        </w:rPr>
        <w:t>Autocor_6_lag</w:t>
      </w:r>
    </w:p>
    <w:p w14:paraId="65A2C309" w14:textId="37DC8271" w:rsidR="002A4C59" w:rsidRDefault="00CC6529" w:rsidP="002A4C59">
      <w:pPr>
        <w:pStyle w:val="ListParagraph"/>
        <w:numPr>
          <w:ilvl w:val="0"/>
          <w:numId w:val="56"/>
        </w:numPr>
        <w:pBdr>
          <w:top w:val="nil"/>
          <w:left w:val="nil"/>
          <w:bottom w:val="nil"/>
          <w:right w:val="nil"/>
          <w:between w:val="nil"/>
        </w:pBdr>
        <w:spacing w:after="0" w:line="240" w:lineRule="auto"/>
        <w:ind w:leftChars="0" w:left="1071" w:hanging="357"/>
        <w:jc w:val="left"/>
        <w:rPr>
          <w:bCs/>
        </w:rPr>
      </w:pPr>
      <w:r w:rsidRPr="00CC6529">
        <w:rPr>
          <w:b/>
        </w:rPr>
        <w:t xml:space="preserve">Lagged </w:t>
      </w:r>
      <w:r>
        <w:rPr>
          <w:rFonts w:asciiTheme="minorEastAsia" w:eastAsiaTheme="minorEastAsia" w:hAnsiTheme="minorEastAsia" w:hint="eastAsia"/>
          <w:b/>
          <w:lang w:eastAsia="zh-TW"/>
        </w:rPr>
        <w:t>1-</w:t>
      </w:r>
      <w:r w:rsidRPr="00CC6529">
        <w:rPr>
          <w:b/>
        </w:rPr>
        <w:t>period return:</w:t>
      </w:r>
      <w:r w:rsidRPr="00CC6529">
        <w:rPr>
          <w:bCs/>
        </w:rPr>
        <w:t xml:space="preserve"> </w:t>
      </w:r>
      <w:r w:rsidR="002A4C59" w:rsidRPr="00593AB2">
        <w:rPr>
          <w:bCs/>
        </w:rPr>
        <w:t>T-1_1per_rtn,</w:t>
      </w:r>
      <w:r>
        <w:rPr>
          <w:bCs/>
        </w:rPr>
        <w:t xml:space="preserve"> </w:t>
      </w:r>
      <w:r w:rsidR="002A4C59" w:rsidRPr="00593AB2">
        <w:rPr>
          <w:bCs/>
        </w:rPr>
        <w:t>T-2_1per_rtn,</w:t>
      </w:r>
      <w:r>
        <w:rPr>
          <w:bCs/>
        </w:rPr>
        <w:t xml:space="preserve"> </w:t>
      </w:r>
      <w:r w:rsidR="002A4C59" w:rsidRPr="00593AB2">
        <w:rPr>
          <w:bCs/>
        </w:rPr>
        <w:t>T-12_1per_rtn</w:t>
      </w:r>
    </w:p>
    <w:p w14:paraId="302117F9" w14:textId="528A9B37" w:rsidR="002A4C59"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Cs/>
        </w:rPr>
      </w:pPr>
      <w:r w:rsidRPr="00026F8E">
        <w:rPr>
          <w:b/>
        </w:rPr>
        <w:t xml:space="preserve">Lagged </w:t>
      </w:r>
      <w:r w:rsidRPr="00026F8E">
        <w:rPr>
          <w:rFonts w:hint="eastAsia"/>
          <w:b/>
        </w:rPr>
        <w:t>p</w:t>
      </w:r>
      <w:r w:rsidRPr="00026F8E">
        <w:rPr>
          <w:b/>
        </w:rPr>
        <w:t>eriod returns</w:t>
      </w:r>
      <w:r>
        <w:rPr>
          <w:bCs/>
        </w:rPr>
        <w:t xml:space="preserve">: </w:t>
      </w:r>
      <w:r w:rsidRPr="00593AB2">
        <w:rPr>
          <w:bCs/>
        </w:rPr>
        <w:t>T-1_rtn,</w:t>
      </w:r>
      <w:r w:rsidR="00CC6529">
        <w:rPr>
          <w:bCs/>
        </w:rPr>
        <w:t xml:space="preserve"> </w:t>
      </w:r>
      <w:r w:rsidRPr="00593AB2">
        <w:rPr>
          <w:bCs/>
        </w:rPr>
        <w:t>T-2_rtn,</w:t>
      </w:r>
      <w:r w:rsidR="00CC6529">
        <w:rPr>
          <w:bCs/>
        </w:rPr>
        <w:t xml:space="preserve"> </w:t>
      </w:r>
      <w:r w:rsidRPr="00593AB2">
        <w:rPr>
          <w:bCs/>
        </w:rPr>
        <w:t>T-12_rtn,</w:t>
      </w:r>
    </w:p>
    <w:p w14:paraId="00A16DEC" w14:textId="77777777" w:rsidR="002A4C59"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Cs/>
        </w:rPr>
      </w:pPr>
      <w:r w:rsidRPr="00026F8E">
        <w:rPr>
          <w:b/>
        </w:rPr>
        <w:lastRenderedPageBreak/>
        <w:t>Interest rate differentials</w:t>
      </w:r>
      <w:r>
        <w:rPr>
          <w:b/>
        </w:rPr>
        <w:t>:</w:t>
      </w:r>
      <w:r>
        <w:rPr>
          <w:bCs/>
        </w:rPr>
        <w:t xml:space="preserve"> between currencies: </w:t>
      </w:r>
      <w:r w:rsidRPr="00593AB2">
        <w:rPr>
          <w:bCs/>
        </w:rPr>
        <w:t>ir_d1</w:t>
      </w:r>
    </w:p>
    <w:p w14:paraId="4C02AEA1" w14:textId="77777777" w:rsidR="002A4C59" w:rsidRDefault="002A4C59" w:rsidP="002A4C59">
      <w:pPr>
        <w:pStyle w:val="ListParagraph"/>
        <w:numPr>
          <w:ilvl w:val="0"/>
          <w:numId w:val="56"/>
        </w:numPr>
        <w:pBdr>
          <w:top w:val="nil"/>
          <w:left w:val="nil"/>
          <w:bottom w:val="nil"/>
          <w:right w:val="nil"/>
          <w:between w:val="nil"/>
        </w:pBdr>
        <w:spacing w:after="0" w:line="240" w:lineRule="auto"/>
        <w:ind w:leftChars="0" w:left="1071" w:hanging="357"/>
        <w:jc w:val="left"/>
        <w:rPr>
          <w:bCs/>
        </w:rPr>
      </w:pPr>
      <w:r>
        <w:rPr>
          <w:bCs/>
        </w:rPr>
        <w:t xml:space="preserve">Day of week indicators: </w:t>
      </w:r>
      <w:r w:rsidRPr="00593AB2">
        <w:rPr>
          <w:bCs/>
        </w:rPr>
        <w:t>Monday,</w:t>
      </w:r>
      <w:r>
        <w:rPr>
          <w:bCs/>
        </w:rPr>
        <w:t xml:space="preserve"> </w:t>
      </w:r>
      <w:r w:rsidRPr="00593AB2">
        <w:rPr>
          <w:bCs/>
        </w:rPr>
        <w:t>Tuesday,</w:t>
      </w:r>
      <w:r>
        <w:rPr>
          <w:bCs/>
        </w:rPr>
        <w:t xml:space="preserve"> </w:t>
      </w:r>
      <w:r w:rsidRPr="00593AB2">
        <w:rPr>
          <w:bCs/>
        </w:rPr>
        <w:t>Wednesday</w:t>
      </w:r>
      <w:r>
        <w:rPr>
          <w:bCs/>
        </w:rPr>
        <w:t xml:space="preserve"> </w:t>
      </w:r>
      <w:r w:rsidRPr="00593AB2">
        <w:rPr>
          <w:bCs/>
        </w:rPr>
        <w:t>Thursday,</w:t>
      </w:r>
      <w:r>
        <w:rPr>
          <w:bCs/>
        </w:rPr>
        <w:t xml:space="preserve"> </w:t>
      </w:r>
      <w:proofErr w:type="gramStart"/>
      <w:r w:rsidRPr="00593AB2">
        <w:rPr>
          <w:bCs/>
        </w:rPr>
        <w:t>Friday,</w:t>
      </w:r>
      <w:r>
        <w:rPr>
          <w:bCs/>
        </w:rPr>
        <w:t xml:space="preserve">  </w:t>
      </w:r>
      <w:r w:rsidRPr="00593AB2">
        <w:rPr>
          <w:bCs/>
        </w:rPr>
        <w:t>Sunday</w:t>
      </w:r>
      <w:proofErr w:type="gramEnd"/>
      <w:r w:rsidRPr="00593AB2">
        <w:rPr>
          <w:bCs/>
        </w:rPr>
        <w:t>,</w:t>
      </w:r>
    </w:p>
    <w:p w14:paraId="61C4F33A" w14:textId="77777777" w:rsidR="00793EFC" w:rsidRDefault="002A4C59" w:rsidP="00793EFC">
      <w:pPr>
        <w:pStyle w:val="ListParagraph"/>
        <w:numPr>
          <w:ilvl w:val="0"/>
          <w:numId w:val="56"/>
        </w:numPr>
        <w:pBdr>
          <w:top w:val="nil"/>
          <w:left w:val="nil"/>
          <w:bottom w:val="nil"/>
          <w:right w:val="nil"/>
          <w:between w:val="nil"/>
        </w:pBdr>
        <w:spacing w:after="0" w:line="240" w:lineRule="auto"/>
        <w:ind w:leftChars="0" w:left="1071" w:hanging="357"/>
        <w:jc w:val="left"/>
        <w:rPr>
          <w:bCs/>
        </w:rPr>
      </w:pPr>
      <w:r w:rsidRPr="00026F8E">
        <w:rPr>
          <w:b/>
        </w:rPr>
        <w:t>Month indicators:</w:t>
      </w:r>
      <w:r>
        <w:rPr>
          <w:bCs/>
        </w:rPr>
        <w:t xml:space="preserve"> January, February, March, April, May, June, July, August, September, October, November, December</w:t>
      </w:r>
    </w:p>
    <w:p w14:paraId="48E33CDE" w14:textId="3FC77449" w:rsidR="002A4C59" w:rsidRPr="00537E69" w:rsidRDefault="002A4C59" w:rsidP="00537E69">
      <w:pPr>
        <w:pStyle w:val="ListParagraph"/>
        <w:numPr>
          <w:ilvl w:val="0"/>
          <w:numId w:val="56"/>
        </w:numPr>
        <w:pBdr>
          <w:top w:val="nil"/>
          <w:left w:val="nil"/>
          <w:bottom w:val="nil"/>
          <w:right w:val="nil"/>
          <w:between w:val="nil"/>
        </w:pBdr>
        <w:spacing w:after="0" w:line="240" w:lineRule="auto"/>
        <w:ind w:leftChars="0" w:left="1071" w:hanging="357"/>
        <w:jc w:val="left"/>
        <w:rPr>
          <w:bCs/>
        </w:rPr>
      </w:pPr>
      <w:r w:rsidRPr="00537E69">
        <w:rPr>
          <w:b/>
        </w:rPr>
        <w:t>End of month indicator:</w:t>
      </w:r>
      <w:r w:rsidRPr="00793EFC">
        <w:rPr>
          <w:bCs/>
        </w:rPr>
        <w:t xml:space="preserve"> EOM</w:t>
      </w:r>
    </w:p>
    <w:p w14:paraId="791F82A0" w14:textId="77777777" w:rsidR="002A4C59" w:rsidRDefault="002A4C59" w:rsidP="00012F6E"/>
    <w:p w14:paraId="5F79D0F5" w14:textId="5959F13A" w:rsidR="003764F9" w:rsidRPr="00537E69" w:rsidRDefault="00C701B9">
      <w:pPr>
        <w:numPr>
          <w:ilvl w:val="0"/>
          <w:numId w:val="42"/>
        </w:numPr>
        <w:pBdr>
          <w:top w:val="nil"/>
          <w:left w:val="nil"/>
          <w:bottom w:val="nil"/>
          <w:right w:val="nil"/>
          <w:between w:val="nil"/>
        </w:pBdr>
        <w:spacing w:line="480" w:lineRule="auto"/>
        <w:ind w:left="357" w:hanging="357"/>
        <w:jc w:val="left"/>
        <w:rPr>
          <w:b/>
          <w:bCs/>
        </w:rPr>
      </w:pPr>
      <w:r>
        <w:rPr>
          <w:b/>
        </w:rPr>
        <w:t>Full set of feature</w:t>
      </w:r>
      <w:r w:rsidRPr="00793EFC">
        <w:rPr>
          <w:b/>
        </w:rPr>
        <w:t>s</w:t>
      </w:r>
      <w:r>
        <w:rPr>
          <w:b/>
        </w:rPr>
        <w:t xml:space="preserve"> </w:t>
      </w:r>
      <w:r w:rsidR="00793EFC">
        <w:rPr>
          <w:rFonts w:eastAsiaTheme="minorEastAsia" w:hint="eastAsia"/>
          <w:bCs/>
          <w:lang w:eastAsia="zh-TW"/>
        </w:rPr>
        <w:t>a</w:t>
      </w:r>
      <w:r w:rsidR="00793EFC">
        <w:rPr>
          <w:rFonts w:eastAsiaTheme="minorEastAsia"/>
          <w:bCs/>
          <w:lang w:eastAsia="zh-TW"/>
        </w:rPr>
        <w:t xml:space="preserve">s the </w:t>
      </w:r>
      <w:r w:rsidR="00793EFC">
        <w:rPr>
          <w:rFonts w:eastAsiaTheme="minorEastAsia" w:hint="eastAsia"/>
          <w:bCs/>
          <w:lang w:eastAsia="zh-TW"/>
        </w:rPr>
        <w:t>u</w:t>
      </w:r>
      <w:r w:rsidR="00793EFC">
        <w:rPr>
          <w:rFonts w:eastAsiaTheme="minorEastAsia"/>
          <w:bCs/>
          <w:lang w:eastAsia="zh-TW"/>
        </w:rPr>
        <w:t xml:space="preserve">nion set of </w:t>
      </w:r>
      <w:ins w:id="0" w:author="星 Sing" w:date="2020-07-22T23:40:00Z">
        <w:r w:rsidR="004A49D4">
          <w:rPr>
            <w:rFonts w:eastAsiaTheme="minorEastAsia"/>
            <w:bCs/>
            <w:lang w:eastAsia="zh-TW"/>
          </w:rPr>
          <w:t>(</w:t>
        </w:r>
      </w:ins>
      <w:r w:rsidR="00793EFC">
        <w:rPr>
          <w:rFonts w:eastAsiaTheme="minorEastAsia"/>
          <w:bCs/>
          <w:lang w:eastAsia="zh-TW"/>
        </w:rPr>
        <w:t>1.</w:t>
      </w:r>
      <w:ins w:id="1" w:author="星 Sing" w:date="2020-07-22T23:40:00Z">
        <w:r w:rsidR="004A49D4">
          <w:rPr>
            <w:rFonts w:eastAsiaTheme="minorEastAsia"/>
            <w:bCs/>
            <w:lang w:eastAsia="zh-TW"/>
          </w:rPr>
          <w:t>)</w:t>
        </w:r>
      </w:ins>
      <w:r w:rsidR="00793EFC">
        <w:rPr>
          <w:rFonts w:eastAsiaTheme="minorEastAsia"/>
          <w:bCs/>
          <w:lang w:eastAsia="zh-TW"/>
        </w:rPr>
        <w:t xml:space="preserve"> and </w:t>
      </w:r>
      <w:ins w:id="2" w:author="星 Sing" w:date="2020-07-22T23:40:00Z">
        <w:r w:rsidR="004A49D4">
          <w:rPr>
            <w:rFonts w:eastAsiaTheme="minorEastAsia"/>
            <w:bCs/>
            <w:lang w:eastAsia="zh-TW"/>
          </w:rPr>
          <w:t>(</w:t>
        </w:r>
      </w:ins>
      <w:r w:rsidR="00793EFC">
        <w:rPr>
          <w:rFonts w:eastAsiaTheme="minorEastAsia"/>
          <w:bCs/>
          <w:lang w:eastAsia="zh-TW"/>
        </w:rPr>
        <w:t>2.</w:t>
      </w:r>
      <w:ins w:id="3" w:author="星 Sing" w:date="2020-07-22T23:40:00Z">
        <w:r w:rsidR="004A49D4">
          <w:rPr>
            <w:rFonts w:eastAsiaTheme="minorEastAsia"/>
            <w:bCs/>
            <w:lang w:eastAsia="zh-TW"/>
          </w:rPr>
          <w:t>)</w:t>
        </w:r>
      </w:ins>
      <w:r w:rsidR="00793EFC">
        <w:rPr>
          <w:rFonts w:eastAsiaTheme="minorEastAsia"/>
          <w:bCs/>
          <w:lang w:eastAsia="zh-TW"/>
        </w:rPr>
        <w:t xml:space="preserve"> above.</w:t>
      </w:r>
      <w:r w:rsidR="00793EFC">
        <w:rPr>
          <w:bCs/>
        </w:rPr>
        <w:t xml:space="preserve"> </w:t>
      </w:r>
    </w:p>
    <w:p w14:paraId="7FCF3B9A" w14:textId="3B122F3D" w:rsidR="009A742C" w:rsidRPr="000C5305" w:rsidRDefault="009A742C" w:rsidP="00537E69">
      <w:pPr>
        <w:numPr>
          <w:ilvl w:val="0"/>
          <w:numId w:val="42"/>
        </w:numPr>
        <w:pBdr>
          <w:top w:val="nil"/>
          <w:left w:val="nil"/>
          <w:bottom w:val="nil"/>
          <w:right w:val="nil"/>
          <w:between w:val="nil"/>
        </w:pBdr>
        <w:spacing w:line="259" w:lineRule="auto"/>
        <w:jc w:val="left"/>
      </w:pPr>
      <w:r>
        <w:rPr>
          <w:b/>
          <w:bCs/>
        </w:rPr>
        <w:t>Features pre-selected by a random forest with 5-split cross validation in the training set</w:t>
      </w:r>
      <w:r w:rsidR="00793EFC">
        <w:rPr>
          <w:b/>
          <w:bCs/>
        </w:rPr>
        <w:t xml:space="preserve">. </w:t>
      </w:r>
      <w:r w:rsidR="00793EFC">
        <w:t>The pre-selection will be based on the full set of features.</w:t>
      </w:r>
    </w:p>
    <w:p w14:paraId="4C2E7297" w14:textId="77777777" w:rsidR="00C701B9" w:rsidRDefault="009B3598" w:rsidP="005636EF">
      <w:pPr>
        <w:pStyle w:val="Heading2"/>
      </w:pPr>
      <w:r>
        <w:t>Dimension reduction with Principal Component Analysis</w:t>
      </w:r>
      <w:r w:rsidR="005636EF">
        <w:t xml:space="preserve"> (PCA)</w:t>
      </w:r>
    </w:p>
    <w:p w14:paraId="4A3B3107" w14:textId="61B5501E" w:rsidR="007B6405" w:rsidRDefault="005636EF" w:rsidP="005636EF">
      <w:pPr>
        <w:spacing w:after="0" w:line="240" w:lineRule="auto"/>
        <w:jc w:val="left"/>
      </w:pPr>
      <w:r w:rsidRPr="00573911">
        <w:t xml:space="preserve">PCA </w:t>
      </w:r>
      <w:r w:rsidR="00C701B9" w:rsidRPr="00573911">
        <w:t xml:space="preserve">is a dimensionality-reduction method </w:t>
      </w:r>
      <w:r w:rsidRPr="00573911">
        <w:t>which is</w:t>
      </w:r>
      <w:r w:rsidR="00C701B9" w:rsidRPr="00573911">
        <w:t xml:space="preserve"> used to reduce the dimensionality of large data sets, by transforming a large set of variable</w:t>
      </w:r>
      <w:r w:rsidRPr="005636EF">
        <w:t xml:space="preserve">s into a smaller one </w:t>
      </w:r>
      <w:r>
        <w:t>while preserving as much information as possible</w:t>
      </w:r>
      <w:r w:rsidR="00AE0A9D">
        <w:rPr>
          <w:rStyle w:val="FootnoteReference"/>
        </w:rPr>
        <w:footnoteReference w:id="45"/>
      </w:r>
      <w:r>
        <w:t xml:space="preserve">. </w:t>
      </w:r>
    </w:p>
    <w:p w14:paraId="088E1850" w14:textId="77777777" w:rsidR="007B6405" w:rsidRDefault="007B6405" w:rsidP="005636EF">
      <w:pPr>
        <w:spacing w:after="0" w:line="240" w:lineRule="auto"/>
        <w:jc w:val="left"/>
      </w:pPr>
    </w:p>
    <w:p w14:paraId="28B3F100" w14:textId="77777777" w:rsidR="00897624" w:rsidRDefault="00897624" w:rsidP="005636EF">
      <w:pPr>
        <w:spacing w:after="0" w:line="240" w:lineRule="auto"/>
        <w:jc w:val="left"/>
      </w:pPr>
      <w:r>
        <w:t xml:space="preserve">Let </w:t>
      </w:r>
      <m:oMath>
        <m:r>
          <m:rPr>
            <m:sty m:val="p"/>
          </m:rPr>
          <w:rPr>
            <w:rFonts w:ascii="Cambria Math" w:hAnsi="Cambria Math"/>
          </w:rPr>
          <m:t>X=</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r>
              <w:rPr>
                <w:rFonts w:ascii="Cambria Math" w:hAnsi="Cambria Math"/>
              </w:rPr>
              <m:t>)</m:t>
            </m:r>
          </m:e>
          <m:sup>
            <m:r>
              <w:rPr>
                <w:rFonts w:ascii="Cambria Math" w:hAnsi="Cambria Math"/>
              </w:rPr>
              <m:t>T</m:t>
            </m:r>
          </m:sup>
        </m:sSup>
      </m:oMath>
      <w:r>
        <w:t xml:space="preserve"> be a n-dimensional random vector. </w:t>
      </w:r>
    </w:p>
    <w:p w14:paraId="70ED5E2F" w14:textId="77777777" w:rsidR="00897624" w:rsidRDefault="00897624" w:rsidP="005636EF">
      <w:pPr>
        <w:spacing w:after="0" w:line="240" w:lineRule="auto"/>
        <w:jc w:val="left"/>
        <w:rPr>
          <w:rFonts w:eastAsiaTheme="minorEastAsia"/>
        </w:rPr>
      </w:pPr>
      <w:r>
        <w:rPr>
          <w:rFonts w:eastAsiaTheme="minorEastAsia"/>
          <w:lang w:eastAsia="zh-TW"/>
        </w:rPr>
        <w:t xml:space="preserve">Let </w:t>
      </w:r>
      <m:oMath>
        <m:r>
          <m:rPr>
            <m:sty m:val="p"/>
          </m:rPr>
          <w:rPr>
            <w:rFonts w:ascii="Cambria Math" w:hAnsi="Cambria Math"/>
          </w:rPr>
          <m:t>Σ</m:t>
        </m:r>
        <m:r>
          <m:rPr>
            <m:sty m:val="p"/>
          </m:rPr>
          <w:rPr>
            <w:rFonts w:ascii="Cambria Math" w:eastAsiaTheme="minorEastAsia" w:hAnsi="Cambria Math" w:hint="eastAsia"/>
            <w:lang w:eastAsia="zh-TW"/>
          </w:rPr>
          <m:t>=E[X</m:t>
        </m:r>
        <m:sSup>
          <m:sSupPr>
            <m:ctrlPr>
              <w:rPr>
                <w:rFonts w:ascii="Cambria Math" w:eastAsiaTheme="minorEastAsia" w:hAnsi="Cambria Math"/>
                <w:lang w:eastAsia="zh-TW"/>
              </w:rPr>
            </m:ctrlPr>
          </m:sSupPr>
          <m:e>
            <m:r>
              <m:rPr>
                <m:sty m:val="p"/>
              </m:rPr>
              <w:rPr>
                <w:rFonts w:ascii="Cambria Math" w:eastAsiaTheme="minorEastAsia" w:hAnsi="Cambria Math" w:hint="eastAsia"/>
                <w:lang w:eastAsia="zh-TW"/>
              </w:rPr>
              <m:t>X</m:t>
            </m:r>
          </m:e>
          <m:sup>
            <m:r>
              <w:rPr>
                <w:rFonts w:ascii="Cambria Math" w:eastAsiaTheme="minorEastAsia" w:hAnsi="Cambria Math" w:hint="eastAsia"/>
                <w:lang w:eastAsia="zh-TW"/>
              </w:rPr>
              <m:t>T</m:t>
            </m:r>
          </m:sup>
        </m:sSup>
        <m:r>
          <w:rPr>
            <w:rFonts w:ascii="Cambria Math" w:eastAsiaTheme="minorEastAsia" w:hAnsi="Cambria Math" w:hint="eastAsia"/>
            <w:lang w:eastAsia="zh-TW"/>
          </w:rPr>
          <m:t>]</m:t>
        </m:r>
      </m:oMath>
      <w:r>
        <w:rPr>
          <w:lang w:eastAsia="zh-TW"/>
        </w:rPr>
        <w:t xml:space="preserve"> </w:t>
      </w:r>
      <w:r>
        <w:rPr>
          <w:rFonts w:eastAsiaTheme="minorEastAsia"/>
          <w:lang w:eastAsia="zh-TW"/>
        </w:rPr>
        <w:t xml:space="preserve">is the variance-covariance matrix of </w:t>
      </w:r>
      <m:oMath>
        <m:r>
          <m:rPr>
            <m:sty m:val="p"/>
          </m:rPr>
          <w:rPr>
            <w:rFonts w:ascii="Cambria Math" w:hAnsi="Cambria Math"/>
          </w:rPr>
          <m:t>X</m:t>
        </m:r>
      </m:oMath>
      <w:r>
        <w:rPr>
          <w:rFonts w:eastAsiaTheme="minorEastAsia" w:hint="eastAsia"/>
          <w:lang w:eastAsia="zh-TW"/>
        </w:rPr>
        <w:t>.</w:t>
      </w:r>
      <w:r>
        <w:rPr>
          <w:rFonts w:eastAsiaTheme="minorEastAsia"/>
        </w:rPr>
        <w:t xml:space="preserve"> </w:t>
      </w:r>
    </w:p>
    <w:p w14:paraId="52159655" w14:textId="1A315097" w:rsidR="007B6405" w:rsidRDefault="00897624" w:rsidP="005636EF">
      <w:pPr>
        <w:spacing w:after="0" w:line="240" w:lineRule="auto"/>
        <w:jc w:val="left"/>
      </w:pPr>
      <w:r>
        <w:rPr>
          <w:rFonts w:eastAsiaTheme="minorEastAsia" w:hint="eastAsia"/>
          <w:lang w:eastAsia="zh-TW"/>
        </w:rPr>
        <w:t>L</w:t>
      </w:r>
      <w:r>
        <w:rPr>
          <w:rFonts w:eastAsiaTheme="minorEastAsia"/>
          <w:lang w:eastAsia="zh-TW"/>
        </w:rPr>
        <w:t xml:space="preserve">et </w:t>
      </w:r>
      <m:oMath>
        <m:r>
          <m:rPr>
            <m:sty m:val="p"/>
          </m:rPr>
          <w:rPr>
            <w:rFonts w:ascii="Cambria Math" w:eastAsiaTheme="minorEastAsia" w:hAnsi="Cambria Math"/>
            <w:lang w:eastAsia="zh-TW"/>
          </w:rPr>
          <m:t>Y=A</m:t>
        </m:r>
        <m:r>
          <m:rPr>
            <m:sty m:val="p"/>
          </m:rPr>
          <w:rPr>
            <w:rFonts w:ascii="Cambria Math" w:hAnsi="Cambria Math"/>
          </w:rPr>
          <m:t>X</m:t>
        </m:r>
      </m:oMath>
      <w:r>
        <w:rPr>
          <w:rFonts w:eastAsiaTheme="minorEastAsia"/>
        </w:rPr>
        <w:t xml:space="preserve"> where </w:t>
      </w:r>
      <m:oMath>
        <m:r>
          <m:rPr>
            <m:sty m:val="p"/>
          </m:rPr>
          <w:rPr>
            <w:rFonts w:ascii="Cambria Math" w:eastAsiaTheme="minorEastAsia" w:hAnsi="Cambria Math"/>
            <w:lang w:eastAsia="zh-TW"/>
          </w:rPr>
          <m:t xml:space="preserve">A </m:t>
        </m:r>
        <m:r>
          <w:rPr>
            <w:rFonts w:ascii="Cambria Math" w:eastAsiaTheme="minorEastAsia" w:hAnsi="Cambria Math"/>
            <w:lang w:eastAsia="zh-TW"/>
          </w:rPr>
          <m:t xml:space="preserve">ϵ </m:t>
        </m:r>
        <m:sSup>
          <m:sSupPr>
            <m:ctrlPr>
              <w:rPr>
                <w:rFonts w:ascii="Cambria Math" w:eastAsiaTheme="minorEastAsia" w:hAnsi="Cambria Math"/>
                <w:lang w:eastAsia="zh-TW"/>
              </w:rPr>
            </m:ctrlPr>
          </m:sSupPr>
          <m:e>
            <m:r>
              <m:rPr>
                <m:scr m:val="double-struck"/>
                <m:sty m:val="p"/>
              </m:rPr>
              <w:rPr>
                <w:rFonts w:ascii="Cambria Math" w:eastAsiaTheme="minorEastAsia" w:hAnsi="Cambria Math"/>
                <w:lang w:eastAsia="zh-TW"/>
              </w:rPr>
              <m:t>R</m:t>
            </m:r>
          </m:e>
          <m:sup>
            <m:r>
              <w:rPr>
                <w:rFonts w:ascii="Cambria Math" w:eastAsiaTheme="minorEastAsia" w:hAnsi="Cambria Math"/>
                <w:lang w:eastAsia="zh-TW"/>
              </w:rPr>
              <m:t>n×n</m:t>
            </m:r>
          </m:sup>
        </m:sSup>
      </m:oMath>
      <w:r>
        <w:rPr>
          <w:rFonts w:eastAsiaTheme="minorEastAsia"/>
          <w:lang w:eastAsia="zh-TW"/>
        </w:rPr>
        <w:t xml:space="preserve"> is the matrix to be determined where </w:t>
      </w:r>
      <m:oMath>
        <m:r>
          <m:rPr>
            <m:sty m:val="p"/>
          </m:rPr>
          <w:rPr>
            <w:rFonts w:ascii="Cambria Math" w:hAnsi="Cambria Math"/>
          </w:rPr>
          <m:t>Cov</m:t>
        </m:r>
        <m:d>
          <m:dPr>
            <m:ctrlPr>
              <w:rPr>
                <w:rFonts w:ascii="Cambria Math" w:hAnsi="Cambria Math"/>
              </w:rPr>
            </m:ctrlPr>
          </m:dPr>
          <m:e>
            <m:r>
              <m:rPr>
                <m:sty m:val="p"/>
              </m:rPr>
              <w:rPr>
                <w:rFonts w:ascii="Cambria Math" w:hAnsi="Cambria Math"/>
              </w:rPr>
              <m:t>Y</m:t>
            </m:r>
          </m:e>
        </m:d>
        <m:r>
          <m:rPr>
            <m:sty m:val="p"/>
          </m:rPr>
          <w:rPr>
            <w:rFonts w:ascii="Cambria Math" w:hAnsi="Cambria Math"/>
          </w:rPr>
          <m:t>=A</m:t>
        </m:r>
        <m:sSup>
          <m:sSupPr>
            <m:ctrlPr>
              <w:rPr>
                <w:rFonts w:ascii="Cambria Math" w:hAnsi="Cambria Math"/>
              </w:rPr>
            </m:ctrlPr>
          </m:sSupPr>
          <m:e>
            <m:r>
              <m:rPr>
                <m:sty m:val="p"/>
              </m:rPr>
              <w:rPr>
                <w:rFonts w:ascii="Cambria Math" w:hAnsi="Cambria Math"/>
              </w:rPr>
              <m:t>ΣA</m:t>
            </m:r>
          </m:e>
          <m:sup>
            <m:r>
              <w:rPr>
                <w:rFonts w:ascii="Cambria Math" w:hAnsi="Cambria Math"/>
              </w:rPr>
              <m:t>T</m:t>
            </m:r>
          </m:sup>
        </m:sSup>
      </m:oMath>
      <w:r>
        <w:t>.</w:t>
      </w:r>
    </w:p>
    <w:p w14:paraId="5234BC55" w14:textId="77777777" w:rsidR="00897624" w:rsidRDefault="00897624" w:rsidP="005636EF">
      <w:pPr>
        <w:spacing w:after="0" w:line="240" w:lineRule="auto"/>
        <w:jc w:val="left"/>
      </w:pPr>
    </w:p>
    <w:p w14:paraId="1D2C1402" w14:textId="6AF759A6" w:rsidR="00897624" w:rsidRDefault="00897624" w:rsidP="005636EF">
      <w:pPr>
        <w:spacing w:after="0" w:line="240" w:lineRule="auto"/>
        <w:jc w:val="left"/>
      </w:pPr>
      <w:r>
        <w:t xml:space="preserve">To find </w:t>
      </w:r>
      <w:r w:rsidR="00BB2438">
        <w:t xml:space="preserve">Y, we will use of spectral decomposition technique where </w:t>
      </w:r>
      <w:r w:rsidR="009E2DDA">
        <w:t xml:space="preserve">we let </w:t>
      </w:r>
      <m:oMath>
        <m:r>
          <m:rPr>
            <m:sty m:val="p"/>
          </m:rPr>
          <w:rPr>
            <w:rFonts w:ascii="Cambria Math" w:hAnsi="Cambria Math"/>
          </w:rPr>
          <m:t>Σ= VΛ</m:t>
        </m:r>
        <m:sSup>
          <m:sSupPr>
            <m:ctrlPr>
              <w:rPr>
                <w:rFonts w:ascii="Cambria Math" w:hAnsi="Cambria Math"/>
              </w:rPr>
            </m:ctrlPr>
          </m:sSupPr>
          <m:e>
            <m:r>
              <m:rPr>
                <m:sty m:val="p"/>
              </m:rPr>
              <w:rPr>
                <w:rFonts w:ascii="Cambria Math" w:hAnsi="Cambria Math"/>
              </w:rPr>
              <m:t>V</m:t>
            </m:r>
          </m:e>
          <m:sup>
            <m:r>
              <w:rPr>
                <w:rFonts w:ascii="Cambria Math" w:hAnsi="Cambria Math"/>
              </w:rPr>
              <m:t>T</m:t>
            </m:r>
          </m:sup>
        </m:sSup>
      </m:oMath>
      <w:r w:rsidR="00B07FC8">
        <w:t xml:space="preserve">where </w:t>
      </w:r>
      <m:oMath>
        <m:r>
          <m:rPr>
            <m:sty m:val="p"/>
          </m:rPr>
          <w:rPr>
            <w:rFonts w:ascii="Cambria Math" w:hAnsi="Cambria Math"/>
          </w:rPr>
          <m:t xml:space="preserve">Λ </m:t>
        </m:r>
      </m:oMath>
      <w:r w:rsidR="0053548A" w:rsidRPr="0053548A">
        <w:rPr>
          <w:lang w:eastAsia="zh-TW"/>
        </w:rPr>
        <w:t>is a diagonal matrix</w:t>
      </w:r>
      <w:r w:rsidR="0053548A">
        <w:rPr>
          <w:lang w:eastAsia="zh-TW"/>
        </w:rPr>
        <w:t xml:space="preserve"> </w:t>
      </w:r>
      <m:oMath>
        <m:r>
          <m:rPr>
            <m:sty m:val="p"/>
          </m:rPr>
          <w:rPr>
            <w:rFonts w:ascii="Cambria Math" w:hAnsi="Cambria Math"/>
          </w:rPr>
          <m:t xml:space="preserve">diag </m:t>
        </m:r>
        <m:r>
          <m:rPr>
            <m:sty m:val="p"/>
          </m:rPr>
          <w:rPr>
            <w:rFonts w:ascii="Cambria Math" w:eastAsiaTheme="minorEastAsia" w:hAnsi="Cambria Math" w:hint="eastAsia"/>
            <w:lang w:eastAsia="zh-TW"/>
          </w:rPr>
          <m:t>{</m:t>
        </m:r>
        <m:sSub>
          <m:sSubPr>
            <m:ctrlPr>
              <w:rPr>
                <w:rFonts w:ascii="Cambria Math" w:eastAsiaTheme="minorEastAsia" w:hAnsi="Cambria Math"/>
                <w:lang w:eastAsia="zh-TW"/>
              </w:rPr>
            </m:ctrlPr>
          </m:sSubPr>
          <m:e>
            <m:r>
              <m:rPr>
                <m:sty m:val="p"/>
              </m:rPr>
              <w:rPr>
                <w:rFonts w:ascii="Cambria Math" w:eastAsiaTheme="minorEastAsia" w:hAnsi="Cambria Math"/>
                <w:lang w:eastAsia="zh-TW"/>
              </w:rPr>
              <m:t>λ</m:t>
            </m:r>
          </m:e>
          <m:sub>
            <m:r>
              <w:rPr>
                <w:rFonts w:ascii="Cambria Math" w:eastAsiaTheme="minorEastAsia" w:hAnsi="Cambria Math" w:hint="eastAsia"/>
                <w:lang w:eastAsia="zh-TW"/>
              </w:rPr>
              <m:t>1</m:t>
            </m:r>
          </m:sub>
        </m:sSub>
        <m:r>
          <m:rPr>
            <m:sty m:val="p"/>
          </m:rPr>
          <w:rPr>
            <w:rFonts w:ascii="Cambria Math" w:eastAsiaTheme="minorEastAsia" w:hAnsi="Cambria Math" w:hint="eastAsia"/>
            <w:lang w:eastAsia="zh-TW"/>
          </w:rPr>
          <m:t>,</m:t>
        </m:r>
        <m:sSub>
          <m:sSubPr>
            <m:ctrlPr>
              <w:rPr>
                <w:rFonts w:ascii="Cambria Math" w:eastAsiaTheme="minorEastAsia" w:hAnsi="Cambria Math"/>
                <w:lang w:eastAsia="zh-TW"/>
              </w:rPr>
            </m:ctrlPr>
          </m:sSubPr>
          <m:e>
            <m:r>
              <m:rPr>
                <m:sty m:val="p"/>
              </m:rPr>
              <w:rPr>
                <w:rFonts w:ascii="Cambria Math" w:eastAsiaTheme="minorEastAsia" w:hAnsi="Cambria Math"/>
                <w:lang w:eastAsia="zh-TW"/>
              </w:rPr>
              <m:t>λ</m:t>
            </m:r>
          </m:e>
          <m:sub>
            <m:r>
              <w:rPr>
                <w:rFonts w:ascii="Cambria Math" w:eastAsiaTheme="minorEastAsia" w:hAnsi="Cambria Math" w:hint="eastAsia"/>
                <w:lang w:eastAsia="zh-TW"/>
              </w:rPr>
              <m:t>2</m:t>
            </m:r>
          </m:sub>
        </m:sSub>
        <m:r>
          <m:rPr>
            <m:sty m:val="p"/>
          </m:rPr>
          <w:rPr>
            <w:rFonts w:ascii="Cambria Math" w:eastAsiaTheme="minorEastAsia" w:hAnsi="Cambria Math" w:hint="eastAsia"/>
            <w:lang w:eastAsia="zh-TW"/>
          </w:rPr>
          <m:t>,</m:t>
        </m:r>
        <m:r>
          <m:rPr>
            <m:sty m:val="p"/>
          </m:rPr>
          <w:rPr>
            <w:rFonts w:ascii="Cambria Math" w:eastAsiaTheme="minorEastAsia" w:hAnsi="Cambria Math"/>
            <w:lang w:eastAsia="zh-TW"/>
          </w:rPr>
          <m:t>…</m:t>
        </m:r>
        <m:r>
          <m:rPr>
            <m:sty m:val="p"/>
          </m:rPr>
          <w:rPr>
            <w:rFonts w:ascii="Cambria Math" w:eastAsiaTheme="minorEastAsia" w:hAnsi="Cambria Math" w:hint="eastAsia"/>
            <w:lang w:eastAsia="zh-TW"/>
          </w:rPr>
          <m:t>,</m:t>
        </m:r>
        <m:sSub>
          <m:sSubPr>
            <m:ctrlPr>
              <w:rPr>
                <w:rFonts w:ascii="Cambria Math" w:eastAsiaTheme="minorEastAsia" w:hAnsi="Cambria Math"/>
                <w:lang w:eastAsia="zh-TW"/>
              </w:rPr>
            </m:ctrlPr>
          </m:sSubPr>
          <m:e>
            <m:r>
              <m:rPr>
                <m:sty m:val="p"/>
              </m:rPr>
              <w:rPr>
                <w:rFonts w:ascii="Cambria Math" w:eastAsiaTheme="minorEastAsia" w:hAnsi="Cambria Math"/>
                <w:lang w:eastAsia="zh-TW"/>
              </w:rPr>
              <m:t>λ</m:t>
            </m:r>
          </m:e>
          <m:sub>
            <m:r>
              <w:rPr>
                <w:rFonts w:ascii="Cambria Math" w:eastAsiaTheme="minorEastAsia" w:hAnsi="Cambria Math"/>
                <w:lang w:eastAsia="zh-TW"/>
              </w:rPr>
              <m:t>n</m:t>
            </m:r>
          </m:sub>
        </m:sSub>
        <m:r>
          <m:rPr>
            <m:sty m:val="p"/>
          </m:rPr>
          <w:rPr>
            <w:rFonts w:ascii="Cambria Math" w:eastAsiaTheme="minorEastAsia" w:hAnsi="Cambria Math" w:hint="eastAsia"/>
            <w:lang w:eastAsia="zh-TW"/>
          </w:rPr>
          <m:t>}</m:t>
        </m:r>
      </m:oMath>
      <w:r w:rsidR="005D5D45">
        <w:rPr>
          <w:lang w:eastAsia="zh-TW"/>
        </w:rPr>
        <w:t xml:space="preserve">are the eigenvalues of </w:t>
      </w:r>
      <m:oMath>
        <m:r>
          <m:rPr>
            <m:sty m:val="p"/>
          </m:rPr>
          <w:rPr>
            <w:rFonts w:ascii="Cambria Math" w:hAnsi="Cambria Math"/>
          </w:rPr>
          <m:t>Σ</m:t>
        </m:r>
      </m:oMath>
      <w:r w:rsidR="0053548A">
        <w:t xml:space="preserve">. </w:t>
      </w:r>
      <m:oMath>
        <m:r>
          <m:rPr>
            <m:sty m:val="p"/>
          </m:rPr>
          <w:rPr>
            <w:rFonts w:ascii="Cambria Math" w:hAnsi="Cambria Math"/>
          </w:rPr>
          <m:t>V</m:t>
        </m:r>
      </m:oMath>
      <w:r w:rsidR="0053548A">
        <w:t xml:space="preserve"> is an orthogonal matrix with the i-th column </w:t>
      </w:r>
      <m:oMath>
        <m:sSub>
          <m:sSubPr>
            <m:ctrlPr>
              <w:rPr>
                <w:rFonts w:ascii="Cambria Math" w:hAnsi="Cambria Math"/>
              </w:rPr>
            </m:ctrlPr>
          </m:sSubPr>
          <m:e>
            <m:r>
              <m:rPr>
                <m:sty m:val="p"/>
              </m:rPr>
              <w:rPr>
                <w:rFonts w:ascii="Cambria Math" w:hAnsi="Cambria Math"/>
              </w:rPr>
              <m:t>V</m:t>
            </m:r>
          </m:e>
          <m:sub>
            <m:r>
              <w:rPr>
                <w:rFonts w:ascii="Cambria Math" w:hAnsi="Cambria Math"/>
              </w:rPr>
              <m:t>i</m:t>
            </m:r>
          </m:sub>
        </m:sSub>
        <m:r>
          <m:rPr>
            <m:sty m:val="p"/>
          </m:rPr>
          <w:rPr>
            <w:rFonts w:ascii="Cambria Math" w:eastAsiaTheme="minorEastAsia" w:hAnsi="Cambria Math"/>
            <w:lang w:eastAsia="zh-TW"/>
          </w:rPr>
          <m:t xml:space="preserve">  </m:t>
        </m:r>
        <m:r>
          <w:rPr>
            <w:rFonts w:ascii="Cambria Math" w:eastAsiaTheme="minorEastAsia" w:hAnsi="Cambria Math"/>
            <w:lang w:eastAsia="zh-TW"/>
          </w:rPr>
          <m:t xml:space="preserve">ϵ </m:t>
        </m:r>
        <m:sSup>
          <m:sSupPr>
            <m:ctrlPr>
              <w:rPr>
                <w:rFonts w:ascii="Cambria Math" w:eastAsiaTheme="minorEastAsia" w:hAnsi="Cambria Math"/>
                <w:lang w:eastAsia="zh-TW"/>
              </w:rPr>
            </m:ctrlPr>
          </m:sSupPr>
          <m:e>
            <m:r>
              <m:rPr>
                <m:scr m:val="double-struck"/>
                <m:sty m:val="p"/>
              </m:rPr>
              <w:rPr>
                <w:rFonts w:ascii="Cambria Math" w:eastAsiaTheme="minorEastAsia" w:hAnsi="Cambria Math"/>
                <w:lang w:eastAsia="zh-TW"/>
              </w:rPr>
              <m:t>R</m:t>
            </m:r>
          </m:e>
          <m:sup>
            <m:r>
              <w:rPr>
                <w:rFonts w:ascii="Cambria Math" w:eastAsiaTheme="minorEastAsia" w:hAnsi="Cambria Math"/>
                <w:lang w:eastAsia="zh-TW"/>
              </w:rPr>
              <m:t>n</m:t>
            </m:r>
          </m:sup>
        </m:sSup>
      </m:oMath>
      <w:r w:rsidR="0053548A">
        <w:rPr>
          <w:lang w:eastAsia="zh-TW"/>
        </w:rPr>
        <w:t xml:space="preserve"> being the i-th standardized eigenvector of </w:t>
      </w:r>
      <m:oMath>
        <m:r>
          <m:rPr>
            <m:sty m:val="p"/>
          </m:rPr>
          <w:rPr>
            <w:rFonts w:ascii="Cambria Math" w:hAnsi="Cambria Math"/>
          </w:rPr>
          <m:t>Σ.</m:t>
        </m:r>
      </m:oMath>
    </w:p>
    <w:p w14:paraId="26FE4EAA" w14:textId="46F6BC10" w:rsidR="0053548A" w:rsidRDefault="0053548A" w:rsidP="005636EF">
      <w:pPr>
        <w:spacing w:after="0" w:line="240" w:lineRule="auto"/>
        <w:jc w:val="left"/>
      </w:pPr>
    </w:p>
    <w:p w14:paraId="02999D30" w14:textId="0F499CAD" w:rsidR="0053548A" w:rsidRDefault="0053548A" w:rsidP="005636EF">
      <w:pPr>
        <w:spacing w:after="0" w:line="240" w:lineRule="auto"/>
        <w:jc w:val="left"/>
        <w:rPr>
          <w:rFonts w:asciiTheme="minorEastAsia" w:eastAsiaTheme="minorEastAsia" w:hAnsiTheme="minorEastAsia"/>
          <w:lang w:eastAsia="zh-TW"/>
        </w:rPr>
      </w:pPr>
      <w:r>
        <w:t xml:space="preserve">Let </w:t>
      </w:r>
      <m:oMath>
        <m:r>
          <m:rPr>
            <m:sty m:val="p"/>
          </m:rPr>
          <w:rPr>
            <w:rFonts w:ascii="Cambria Math" w:hAnsi="Cambria Math"/>
          </w:rPr>
          <m:t>Σ= VΛ</m:t>
        </m:r>
        <m:sSup>
          <m:sSupPr>
            <m:ctrlPr>
              <w:rPr>
                <w:rFonts w:ascii="Cambria Math" w:hAnsi="Cambria Math"/>
              </w:rPr>
            </m:ctrlPr>
          </m:sSupPr>
          <m:e>
            <m:r>
              <m:rPr>
                <m:sty m:val="p"/>
              </m:rPr>
              <w:rPr>
                <w:rFonts w:ascii="Cambria Math" w:hAnsi="Cambria Math"/>
              </w:rPr>
              <m:t>V</m:t>
            </m:r>
          </m:e>
          <m:sup>
            <m:r>
              <w:rPr>
                <w:rFonts w:ascii="Cambria Math" w:hAnsi="Cambria Math"/>
              </w:rPr>
              <m:t>T</m:t>
            </m:r>
          </m:sup>
        </m:sSup>
      </m:oMath>
      <w:r>
        <w:t xml:space="preserve"> be the spectral decomposition of </w:t>
      </w:r>
      <m:oMath>
        <m:r>
          <m:rPr>
            <m:sty m:val="p"/>
          </m:rPr>
          <w:rPr>
            <w:rFonts w:ascii="Cambria Math" w:hAnsi="Cambria Math"/>
          </w:rPr>
          <m:t>Σ and also let Y=</m:t>
        </m:r>
        <m:sSup>
          <m:sSupPr>
            <m:ctrlPr>
              <w:rPr>
                <w:rFonts w:ascii="Cambria Math" w:hAnsi="Cambria Math"/>
              </w:rPr>
            </m:ctrlPr>
          </m:sSupPr>
          <m:e>
            <m:r>
              <m:rPr>
                <m:sty m:val="p"/>
              </m:rPr>
              <w:rPr>
                <w:rFonts w:ascii="Cambria Math" w:hAnsi="Cambria Math"/>
              </w:rPr>
              <m:t>V</m:t>
            </m:r>
          </m:e>
          <m:sup>
            <m:r>
              <w:rPr>
                <w:rFonts w:ascii="Cambria Math" w:hAnsi="Cambria Math"/>
              </w:rPr>
              <m:t>T</m:t>
            </m:r>
          </m:sup>
        </m:sSup>
        <m:r>
          <m:rPr>
            <m:sty m:val="p"/>
          </m:rPr>
          <w:rPr>
            <w:rFonts w:ascii="Cambria Math" w:hAnsi="Cambria Math"/>
          </w:rPr>
          <m:t xml:space="preserve">X. </m:t>
        </m:r>
      </m:oMath>
      <w:r>
        <w:t xml:space="preserve">Covariance matrix of Y is Cov(Y) = </w:t>
      </w:r>
      <m:oMath>
        <m:sSup>
          <m:sSupPr>
            <m:ctrlPr>
              <w:rPr>
                <w:rFonts w:ascii="Cambria Math" w:hAnsi="Cambria Math"/>
              </w:rPr>
            </m:ctrlPr>
          </m:sSupPr>
          <m:e>
            <m:r>
              <m:rPr>
                <m:sty m:val="p"/>
              </m:rPr>
              <w:rPr>
                <w:rFonts w:ascii="Cambria Math" w:hAnsi="Cambria Math"/>
              </w:rPr>
              <m:t>V</m:t>
            </m:r>
          </m:e>
          <m:sup>
            <m:r>
              <w:rPr>
                <w:rFonts w:ascii="Cambria Math" w:hAnsi="Cambria Math"/>
              </w:rPr>
              <m:t>T</m:t>
            </m:r>
          </m:sup>
        </m:sSup>
        <m:r>
          <m:rPr>
            <m:sty m:val="p"/>
          </m:rPr>
          <w:rPr>
            <w:rFonts w:ascii="Cambria Math" w:hAnsi="Cambria Math"/>
          </w:rPr>
          <m:t>ΣV=</m:t>
        </m:r>
        <m:sSup>
          <m:sSupPr>
            <m:ctrlPr>
              <w:rPr>
                <w:rFonts w:ascii="Cambria Math" w:hAnsi="Cambria Math"/>
              </w:rPr>
            </m:ctrlPr>
          </m:sSupPr>
          <m:e>
            <m:r>
              <m:rPr>
                <m:sty m:val="p"/>
              </m:rPr>
              <w:rPr>
                <w:rFonts w:ascii="Cambria Math" w:hAnsi="Cambria Math"/>
              </w:rPr>
              <m:t>V</m:t>
            </m:r>
          </m:e>
          <m:sup>
            <m:r>
              <w:rPr>
                <w:rFonts w:ascii="Cambria Math" w:hAnsi="Cambria Math"/>
              </w:rPr>
              <m:t>T</m:t>
            </m:r>
          </m:sup>
        </m:sSup>
        <m:r>
          <m:rPr>
            <m:sty m:val="p"/>
          </m:rPr>
          <w:rPr>
            <w:rFonts w:ascii="Cambria Math" w:hAnsi="Cambria Math"/>
          </w:rPr>
          <m:t>VΛ</m:t>
        </m:r>
        <m:sSup>
          <m:sSupPr>
            <m:ctrlPr>
              <w:rPr>
                <w:rFonts w:ascii="Cambria Math" w:hAnsi="Cambria Math"/>
              </w:rPr>
            </m:ctrlPr>
          </m:sSupPr>
          <m:e>
            <m:r>
              <m:rPr>
                <m:sty m:val="p"/>
              </m:rPr>
              <w:rPr>
                <w:rFonts w:ascii="Cambria Math" w:hAnsi="Cambria Math"/>
              </w:rPr>
              <m:t>V</m:t>
            </m:r>
          </m:e>
          <m:sup>
            <m:r>
              <w:rPr>
                <w:rFonts w:ascii="Cambria Math" w:hAnsi="Cambria Math"/>
              </w:rPr>
              <m:t>T</m:t>
            </m:r>
          </m:sup>
        </m:sSup>
        <m:r>
          <m:rPr>
            <m:sty m:val="p"/>
          </m:rPr>
          <w:rPr>
            <w:rFonts w:ascii="Cambria Math" w:hAnsi="Cambria Math"/>
          </w:rPr>
          <m:t xml:space="preserve">V=Λ. </m:t>
        </m:r>
      </m:oMath>
      <w:r>
        <w:t xml:space="preserve">Given </w:t>
      </w:r>
      <m:oMath>
        <m:r>
          <m:rPr>
            <m:sty m:val="p"/>
          </m:rPr>
          <w:rPr>
            <w:rFonts w:ascii="Cambria Math" w:hAnsi="Cambria Math"/>
          </w:rPr>
          <m:t xml:space="preserve">Λ </m:t>
        </m:r>
      </m:oMath>
      <w:r w:rsidRPr="0053548A">
        <w:t>is a diagonal matrix</w:t>
      </w:r>
      <w:r>
        <w:t xml:space="preserve"> </w:t>
      </w:r>
      <w:r w:rsidR="004309B2">
        <w:t>components</w:t>
      </w:r>
      <w:r>
        <w:t xml:space="preserve"> of Y are uncorrelated and </w:t>
      </w:r>
      <m:oMath>
        <m:r>
          <m:rPr>
            <m:sty m:val="p"/>
          </m:rPr>
          <w:rPr>
            <w:rFonts w:ascii="Cambria Math" w:hAnsi="Cambria Math"/>
          </w:rPr>
          <m:t>Y</m:t>
        </m:r>
      </m:oMath>
      <w:r>
        <w:t xml:space="preserve"> is then called the principal components of </w:t>
      </w:r>
      <m:oMath>
        <m:r>
          <m:rPr>
            <m:sty m:val="p"/>
          </m:rPr>
          <w:rPr>
            <w:rFonts w:ascii="Cambria Math" w:hAnsi="Cambria Math"/>
          </w:rPr>
          <m:t>X</m:t>
        </m:r>
      </m:oMath>
      <w:r>
        <w:t>.</w:t>
      </w:r>
      <w:r w:rsidR="00346CA8">
        <w:t xml:space="preserve"> We could see </w:t>
      </w:r>
      <w:proofErr w:type="gramStart"/>
      <w:r w:rsidR="00346CA8">
        <w:t>Var(</w:t>
      </w:r>
      <w:proofErr w:type="gramEnd"/>
      <m:oMath>
        <m:sSub>
          <m:sSubPr>
            <m:ctrlPr>
              <w:rPr>
                <w:rFonts w:ascii="Cambria Math" w:hAnsi="Cambria Math"/>
              </w:rPr>
            </m:ctrlPr>
          </m:sSubPr>
          <m:e>
            <m:r>
              <m:rPr>
                <m:sty m:val="p"/>
              </m:rPr>
              <w:rPr>
                <w:rFonts w:ascii="Cambria Math" w:hAnsi="Cambria Math"/>
              </w:rPr>
              <m:t>Y</m:t>
            </m:r>
          </m:e>
          <m:sub>
            <m:r>
              <w:rPr>
                <w:rFonts w:ascii="Cambria Math" w:hAnsi="Cambria Math"/>
              </w:rPr>
              <m:t>i</m:t>
            </m:r>
          </m:sub>
        </m:sSub>
        <m:r>
          <w:rPr>
            <w:rFonts w:ascii="Cambria Math" w:hAnsi="Cambria Math"/>
          </w:rPr>
          <m:t>)=</m:t>
        </m:r>
        <m:r>
          <m:rPr>
            <m:sty m:val="p"/>
          </m:rPr>
          <w:rPr>
            <w:rFonts w:ascii="Cambria Math" w:eastAsiaTheme="minorEastAsia" w:hAnsi="Cambria Math"/>
            <w:lang w:eastAsia="zh-TW"/>
          </w:rPr>
          <m:t xml:space="preserve"> </m:t>
        </m:r>
        <m:sSub>
          <m:sSubPr>
            <m:ctrlPr>
              <w:rPr>
                <w:rFonts w:ascii="Cambria Math" w:eastAsiaTheme="minorEastAsia" w:hAnsi="Cambria Math"/>
                <w:lang w:eastAsia="zh-TW"/>
              </w:rPr>
            </m:ctrlPr>
          </m:sSubPr>
          <m:e>
            <m:r>
              <m:rPr>
                <m:sty m:val="p"/>
              </m:rPr>
              <w:rPr>
                <w:rFonts w:ascii="Cambria Math" w:eastAsiaTheme="minorEastAsia" w:hAnsi="Cambria Math"/>
                <w:lang w:eastAsia="zh-TW"/>
              </w:rPr>
              <m:t>λ</m:t>
            </m:r>
          </m:e>
          <m:sub>
            <m:r>
              <w:rPr>
                <w:rFonts w:ascii="Cambria Math" w:eastAsiaTheme="minorEastAsia" w:hAnsi="Cambria Math"/>
                <w:lang w:eastAsia="zh-TW"/>
              </w:rPr>
              <m:t>i</m:t>
            </m:r>
          </m:sub>
        </m:sSub>
      </m:oMath>
      <w:r w:rsidR="00346CA8">
        <w:rPr>
          <w:lang w:eastAsia="zh-TW"/>
        </w:rPr>
        <w:t>.</w:t>
      </w:r>
      <w:r w:rsidR="00284401">
        <w:rPr>
          <w:lang w:eastAsia="zh-TW"/>
        </w:rPr>
        <w:t xml:space="preserve"> </w:t>
      </w:r>
    </w:p>
    <w:p w14:paraId="160C5039" w14:textId="716E5719" w:rsidR="00284401" w:rsidRDefault="00284401" w:rsidP="005636EF">
      <w:pPr>
        <w:spacing w:after="0" w:line="240" w:lineRule="auto"/>
        <w:jc w:val="left"/>
        <w:rPr>
          <w:rFonts w:asciiTheme="minorEastAsia" w:eastAsiaTheme="minorEastAsia" w:hAnsiTheme="minorEastAsia"/>
          <w:lang w:eastAsia="zh-TW"/>
        </w:rPr>
      </w:pPr>
    </w:p>
    <w:p w14:paraId="3110435C" w14:textId="57576847" w:rsidR="00284401" w:rsidRPr="0053548A" w:rsidRDefault="004B656F" w:rsidP="005636EF">
      <w:pPr>
        <w:spacing w:after="0" w:line="240" w:lineRule="auto"/>
        <w:jc w:val="left"/>
        <w:rPr>
          <w:rFonts w:eastAsiaTheme="minorEastAsia"/>
        </w:rPr>
      </w:pPr>
      <w:r>
        <w:t xml:space="preserve">Then we could consider how principal component Y vectors could capture the variance of X.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Var(</m:t>
            </m:r>
            <m:sSub>
              <m:sSubPr>
                <m:ctrlPr>
                  <w:rPr>
                    <w:rFonts w:ascii="Cambria Math" w:hAnsi="Cambria Math"/>
                  </w:rPr>
                </m:ctrlPr>
              </m:sSubPr>
              <m:e>
                <m:r>
                  <m:rPr>
                    <m:sty m:val="p"/>
                  </m:rP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eastAsiaTheme="minorEastAsia" w:hAnsi="Cambria Math"/>
                    <w:lang w:eastAsia="zh-TW"/>
                  </w:rPr>
                </m:ctrlPr>
              </m:sSubPr>
              <m:e>
                <m:r>
                  <m:rPr>
                    <m:sty m:val="p"/>
                  </m:rPr>
                  <w:rPr>
                    <w:rFonts w:ascii="Cambria Math" w:eastAsiaTheme="minorEastAsia" w:hAnsi="Cambria Math"/>
                    <w:lang w:eastAsia="zh-TW"/>
                  </w:rPr>
                  <m:t>λ</m:t>
                </m:r>
              </m:e>
              <m:sub>
                <m:r>
                  <w:rPr>
                    <w:rFonts w:ascii="Cambria Math" w:eastAsiaTheme="minorEastAsia" w:hAnsi="Cambria Math"/>
                    <w:lang w:eastAsia="zh-TW"/>
                  </w:rPr>
                  <m:t>i</m:t>
                </m:r>
              </m:sub>
            </m:sSub>
            <m:r>
              <w:rPr>
                <w:rFonts w:ascii="Cambria Math" w:eastAsiaTheme="minorEastAsia" w:hAnsi="Cambria Math" w:hint="eastAsia"/>
                <w:lang w:eastAsia="zh-TW"/>
              </w:rPr>
              <m:t>=</m:t>
            </m:r>
            <m:r>
              <w:rPr>
                <w:rFonts w:ascii="Cambria Math" w:eastAsiaTheme="minorEastAsia" w:hAnsi="Cambria Math"/>
                <w:lang w:eastAsia="zh-TW"/>
              </w:rPr>
              <m:t>trace</m:t>
            </m:r>
            <m:d>
              <m:dPr>
                <m:ctrlPr>
                  <w:rPr>
                    <w:rFonts w:ascii="Cambria Math" w:eastAsiaTheme="minorEastAsia" w:hAnsi="Cambria Math"/>
                    <w:i/>
                    <w:lang w:eastAsia="zh-TW"/>
                  </w:rPr>
                </m:ctrlPr>
              </m:dPr>
              <m:e>
                <m:r>
                  <m:rPr>
                    <m:sty m:val="p"/>
                  </m:rPr>
                  <w:rPr>
                    <w:rFonts w:ascii="Cambria Math" w:hAnsi="Cambria Math"/>
                  </w:rPr>
                  <m:t>Λ</m:t>
                </m:r>
                <m:ctrlPr>
                  <w:rPr>
                    <w:rFonts w:ascii="Cambria Math" w:hAnsi="Cambria Math"/>
                  </w:rPr>
                </m:ctrlPr>
              </m:e>
            </m:d>
            <m:r>
              <m:rPr>
                <m:sty m:val="p"/>
              </m:rPr>
              <w:rPr>
                <w:rFonts w:ascii="Cambria Math" w:hAnsi="Cambria Math"/>
              </w:rPr>
              <m:t>=</m:t>
            </m:r>
            <m:r>
              <w:rPr>
                <w:rFonts w:ascii="Cambria Math" w:eastAsiaTheme="minorEastAsia" w:hAnsi="Cambria Math"/>
                <w:lang w:eastAsia="zh-TW"/>
              </w:rPr>
              <m:t>trace</m:t>
            </m:r>
            <m:d>
              <m:dPr>
                <m:ctrlPr>
                  <w:rPr>
                    <w:rFonts w:ascii="Cambria Math" w:eastAsiaTheme="minorEastAsia" w:hAnsi="Cambria Math"/>
                    <w:i/>
                    <w:lang w:eastAsia="zh-TW"/>
                  </w:rPr>
                </m:ctrlPr>
              </m:dPr>
              <m:e>
                <m:sSup>
                  <m:sSupPr>
                    <m:ctrlPr>
                      <w:rPr>
                        <w:rFonts w:ascii="Cambria Math" w:hAnsi="Cambria Math"/>
                      </w:rPr>
                    </m:ctrlPr>
                  </m:sSupPr>
                  <m:e>
                    <m:r>
                      <m:rPr>
                        <m:sty m:val="p"/>
                      </m:rPr>
                      <w:rPr>
                        <w:rFonts w:ascii="Cambria Math" w:hAnsi="Cambria Math"/>
                      </w:rPr>
                      <m:t>V</m:t>
                    </m:r>
                  </m:e>
                  <m:sup>
                    <m:r>
                      <w:rPr>
                        <w:rFonts w:ascii="Cambria Math" w:hAnsi="Cambria Math"/>
                      </w:rPr>
                      <m:t>T</m:t>
                    </m:r>
                  </m:sup>
                </m:sSup>
                <m:r>
                  <m:rPr>
                    <m:sty m:val="p"/>
                  </m:rPr>
                  <w:rPr>
                    <w:rFonts w:ascii="Cambria Math" w:hAnsi="Cambria Math"/>
                  </w:rPr>
                  <m:t>ΣV</m:t>
                </m:r>
                <m:ctrlPr>
                  <w:rPr>
                    <w:rFonts w:ascii="Cambria Math" w:hAnsi="Cambria Math"/>
                  </w:rPr>
                </m:ctrlPr>
              </m:e>
            </m:d>
          </m:e>
        </m:nary>
        <m:r>
          <w:rPr>
            <w:rFonts w:ascii="Cambria Math" w:hAnsi="Cambria Math"/>
          </w:rPr>
          <m:t>=</m:t>
        </m:r>
        <m:r>
          <w:rPr>
            <w:rFonts w:ascii="Cambria Math" w:eastAsiaTheme="minorEastAsia" w:hAnsi="Cambria Math"/>
            <w:lang w:eastAsia="zh-TW"/>
          </w:rPr>
          <m:t>trace</m:t>
        </m:r>
        <m:d>
          <m:dPr>
            <m:ctrlPr>
              <w:rPr>
                <w:rFonts w:ascii="Cambria Math" w:eastAsiaTheme="minorEastAsia" w:hAnsi="Cambria Math"/>
                <w:i/>
                <w:lang w:eastAsia="zh-TW"/>
              </w:rPr>
            </m:ctrlPr>
          </m:dPr>
          <m:e>
            <m:r>
              <m:rPr>
                <m:sty m:val="p"/>
              </m:rPr>
              <w:rPr>
                <w:rFonts w:ascii="Cambria Math" w:hAnsi="Cambria Math"/>
              </w:rPr>
              <m:t>V</m:t>
            </m:r>
            <m:sSup>
              <m:sSupPr>
                <m:ctrlPr>
                  <w:rPr>
                    <w:rFonts w:ascii="Cambria Math" w:hAnsi="Cambria Math"/>
                  </w:rPr>
                </m:ctrlPr>
              </m:sSupPr>
              <m:e>
                <m:r>
                  <m:rPr>
                    <m:sty m:val="p"/>
                  </m:rPr>
                  <w:rPr>
                    <w:rFonts w:ascii="Cambria Math" w:hAnsi="Cambria Math"/>
                  </w:rPr>
                  <m:t>V</m:t>
                </m:r>
              </m:e>
              <m:sup>
                <m:r>
                  <w:rPr>
                    <w:rFonts w:ascii="Cambria Math" w:hAnsi="Cambria Math"/>
                  </w:rPr>
                  <m:t>T</m:t>
                </m:r>
              </m:sup>
            </m:sSup>
            <m:r>
              <m:rPr>
                <m:sty m:val="p"/>
              </m:rPr>
              <w:rPr>
                <w:rFonts w:ascii="Cambria Math" w:hAnsi="Cambria Math"/>
              </w:rPr>
              <m:t>Σ</m:t>
            </m:r>
            <m:ctrlPr>
              <w:rPr>
                <w:rFonts w:ascii="Cambria Math" w:hAnsi="Cambria Math"/>
              </w:rPr>
            </m:ctrlPr>
          </m:e>
        </m:d>
        <m:r>
          <w:rPr>
            <w:rFonts w:ascii="Cambria Math" w:hAnsi="Cambria Math"/>
          </w:rPr>
          <m:t>=</m:t>
        </m:r>
        <m:r>
          <w:rPr>
            <w:rFonts w:ascii="Cambria Math" w:eastAsiaTheme="minorEastAsia" w:hAnsi="Cambria Math"/>
            <w:lang w:eastAsia="zh-TW"/>
          </w:rPr>
          <m:t>trace</m:t>
        </m:r>
        <m:d>
          <m:dPr>
            <m:ctrlPr>
              <w:rPr>
                <w:rFonts w:ascii="Cambria Math" w:eastAsiaTheme="minorEastAsia" w:hAnsi="Cambria Math"/>
                <w:i/>
                <w:lang w:eastAsia="zh-TW"/>
              </w:rPr>
            </m:ctrlPr>
          </m:dPr>
          <m:e>
            <m:r>
              <m:rPr>
                <m:sty m:val="p"/>
              </m:rPr>
              <w:rPr>
                <w:rFonts w:ascii="Cambria Math" w:hAnsi="Cambria Math"/>
              </w:rPr>
              <m:t>Σ</m:t>
            </m:r>
            <m:ctrlPr>
              <w:rPr>
                <w:rFonts w:ascii="Cambria Math" w:hAnsi="Cambria Math"/>
              </w:rPr>
            </m:ctrlP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Var(</m:t>
            </m:r>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e>
        </m:nary>
      </m:oMath>
      <w:r w:rsidR="003156E7">
        <w:t xml:space="preserve"> to restore the variance of X.</w:t>
      </w:r>
    </w:p>
    <w:p w14:paraId="75282993" w14:textId="77777777" w:rsidR="00897624" w:rsidRDefault="00897624" w:rsidP="005636EF">
      <w:pPr>
        <w:spacing w:after="0" w:line="240" w:lineRule="auto"/>
        <w:jc w:val="left"/>
      </w:pPr>
    </w:p>
    <w:p w14:paraId="77CAE40E" w14:textId="659806DC" w:rsidR="007B6405" w:rsidRDefault="007B6405" w:rsidP="005636EF">
      <w:pPr>
        <w:spacing w:after="0" w:line="240" w:lineRule="auto"/>
        <w:jc w:val="left"/>
      </w:pPr>
      <w:r>
        <w:t xml:space="preserve">Given we are using intraday data with 5-year observation period, </w:t>
      </w:r>
      <w:r w:rsidR="005636EF">
        <w:t xml:space="preserve">we </w:t>
      </w:r>
      <w:r>
        <w:t xml:space="preserve">try to adopt principal component analysis to reduce the data dimension where we train models with the </w:t>
      </w:r>
      <w:del w:id="4" w:author="星 Sing" w:date="2020-07-22T23:39:00Z">
        <w:r w:rsidDel="004A49D4">
          <w:delText>folloing</w:delText>
        </w:r>
      </w:del>
      <w:ins w:id="5" w:author="星 Sing" w:date="2020-07-22T23:39:00Z">
        <w:r w:rsidR="004A49D4">
          <w:t>following</w:t>
        </w:r>
      </w:ins>
      <w:r>
        <w:t xml:space="preserve"> principal component analysis application:</w:t>
      </w:r>
    </w:p>
    <w:p w14:paraId="2155885B" w14:textId="77777777" w:rsidR="007B6405" w:rsidRDefault="007B6405" w:rsidP="005636EF">
      <w:pPr>
        <w:spacing w:after="0" w:line="240" w:lineRule="auto"/>
        <w:jc w:val="left"/>
      </w:pPr>
    </w:p>
    <w:p w14:paraId="4B8A7EE2" w14:textId="4831AD8C" w:rsidR="007B6405" w:rsidRDefault="00793EFC" w:rsidP="00537E69">
      <w:pPr>
        <w:pStyle w:val="ListParagraph"/>
        <w:numPr>
          <w:ilvl w:val="0"/>
          <w:numId w:val="58"/>
        </w:numPr>
        <w:spacing w:after="0" w:line="240" w:lineRule="auto"/>
        <w:ind w:leftChars="0"/>
        <w:jc w:val="left"/>
      </w:pPr>
      <w:r>
        <w:t>Random</w:t>
      </w:r>
      <w:r w:rsidR="005636EF" w:rsidRPr="005636EF">
        <w:t xml:space="preserve"> Forest with 4 principal components of the features</w:t>
      </w:r>
      <w:r w:rsidR="005636EF">
        <w:t xml:space="preserve">, </w:t>
      </w:r>
    </w:p>
    <w:p w14:paraId="7E71D18D" w14:textId="77777777" w:rsidR="007B6405" w:rsidRDefault="005636EF" w:rsidP="00537E69">
      <w:pPr>
        <w:pStyle w:val="ListParagraph"/>
        <w:numPr>
          <w:ilvl w:val="0"/>
          <w:numId w:val="58"/>
        </w:numPr>
        <w:spacing w:after="0" w:line="240" w:lineRule="auto"/>
        <w:ind w:leftChars="0"/>
        <w:jc w:val="left"/>
      </w:pPr>
      <w:r>
        <w:t xml:space="preserve">Support Vector Machine with 4 principal components of the features, </w:t>
      </w:r>
    </w:p>
    <w:p w14:paraId="03CCFCDC" w14:textId="77777777" w:rsidR="007B6405" w:rsidRDefault="005636EF" w:rsidP="00537E69">
      <w:pPr>
        <w:pStyle w:val="ListParagraph"/>
        <w:numPr>
          <w:ilvl w:val="0"/>
          <w:numId w:val="58"/>
        </w:numPr>
        <w:spacing w:after="0" w:line="240" w:lineRule="auto"/>
        <w:ind w:leftChars="0"/>
        <w:jc w:val="left"/>
      </w:pPr>
      <w:r>
        <w:t>Support Vector Machine with 20 principal components of the features</w:t>
      </w:r>
    </w:p>
    <w:p w14:paraId="2CEED735" w14:textId="69F145B7" w:rsidR="00C701B9" w:rsidRPr="00573911" w:rsidRDefault="005636EF" w:rsidP="00537E69">
      <w:pPr>
        <w:pStyle w:val="ListParagraph"/>
        <w:numPr>
          <w:ilvl w:val="0"/>
          <w:numId w:val="58"/>
        </w:numPr>
        <w:spacing w:after="0" w:line="240" w:lineRule="auto"/>
        <w:ind w:leftChars="0"/>
        <w:jc w:val="left"/>
      </w:pPr>
      <w:r>
        <w:t xml:space="preserve">Naive Bayes classifier with 6 principal </w:t>
      </w:r>
      <w:r w:rsidR="00793EFC">
        <w:t>components</w:t>
      </w:r>
      <w:r>
        <w:t xml:space="preserve"> of the features. </w:t>
      </w:r>
    </w:p>
    <w:p w14:paraId="61C2E99D" w14:textId="77777777" w:rsidR="00C701B9" w:rsidRPr="00C701B9" w:rsidRDefault="00C701B9" w:rsidP="002D4C26">
      <w:pPr>
        <w:pStyle w:val="List2"/>
        <w:ind w:left="1320" w:hanging="440"/>
      </w:pPr>
    </w:p>
    <w:p w14:paraId="5E905E94" w14:textId="77777777" w:rsidR="00E205D4" w:rsidRPr="009C7D6D" w:rsidRDefault="00E205D4" w:rsidP="00A87D82">
      <w:pPr>
        <w:pStyle w:val="Heading3"/>
      </w:pPr>
      <w:r w:rsidRPr="009C7D6D">
        <w:rPr>
          <w:rFonts w:hint="eastAsia"/>
        </w:rPr>
        <w:t>Ma</w:t>
      </w:r>
      <w:r w:rsidRPr="009C7D6D">
        <w:t>chine learning methodology</w:t>
      </w:r>
      <w:r w:rsidR="003853B3">
        <w:t xml:space="preserve"> for classification.</w:t>
      </w:r>
    </w:p>
    <w:p w14:paraId="218D5AA3" w14:textId="381F29C3" w:rsidR="003D0267" w:rsidRDefault="00E205D4" w:rsidP="00E205D4">
      <w:r>
        <w:lastRenderedPageBreak/>
        <w:t>In this paper we look at the supervised machine learning of classification model with an aim to classify trading signals as our independent variables with the returns signals as our labels.</w:t>
      </w:r>
    </w:p>
    <w:p w14:paraId="55AF75F7" w14:textId="77777777" w:rsidR="002D4C26" w:rsidRDefault="00ED5BB6" w:rsidP="002C2859">
      <w:pPr>
        <w:pStyle w:val="Heading4"/>
      </w:pPr>
      <w:r>
        <w:t>Logistic Regression</w:t>
      </w:r>
    </w:p>
    <w:p w14:paraId="46DAE1D3" w14:textId="75F6E2F9" w:rsidR="00ED5BB6" w:rsidRDefault="00CD494B" w:rsidP="004A49D4">
      <w:r w:rsidRPr="00573911">
        <w:t xml:space="preserve">It is used to classify the dependent </w:t>
      </w:r>
      <w:r>
        <w:t>variable based on a sigmoid function applied to a linear combination of independent variables and a decision boundary to the output of this function.</w:t>
      </w:r>
      <w:r w:rsidR="001D6C30">
        <w:t xml:space="preserve"> Logistic regression looks </w:t>
      </w:r>
      <w:proofErr w:type="gramStart"/>
      <w:r w:rsidR="001D6C30">
        <w:t>similar to</w:t>
      </w:r>
      <w:proofErr w:type="gramEnd"/>
      <w:r w:rsidR="001D6C30">
        <w:t xml:space="preserve"> the multivariable linear regression, with dependent variable Y is replaced by the log-odds</w:t>
      </w:r>
      <w:r w:rsidR="00031067">
        <w:t>. The following are the logistic regression formulation for n-</w:t>
      </w:r>
      <w:proofErr w:type="spellStart"/>
      <w:r w:rsidR="00031067">
        <w:t>th</w:t>
      </w:r>
      <w:proofErr w:type="spellEnd"/>
      <w:r w:rsidR="00031067">
        <w:t xml:space="preserve"> independent variables.</w:t>
      </w:r>
    </w:p>
    <w:p w14:paraId="25D8F20A" w14:textId="755ACE96" w:rsidR="000845E0" w:rsidRPr="00777F2F" w:rsidRDefault="000845E0" w:rsidP="00777F2F">
      <w:pPr>
        <w:jc w:val="center"/>
        <w:rPr>
          <w:sz w:val="20"/>
          <w:szCs w:val="20"/>
        </w:rPr>
      </w:pPr>
      <m:oMath>
        <m:r>
          <w:rPr>
            <w:rFonts w:ascii="Cambria Math" w:hAnsi="Cambria Math"/>
            <w:sz w:val="20"/>
            <w:szCs w:val="20"/>
          </w:rPr>
          <m:t>log</m:t>
        </m:r>
        <m:f>
          <m:fPr>
            <m:ctrlPr>
              <w:rPr>
                <w:rFonts w:ascii="Cambria Math" w:hAnsi="Cambria Math"/>
                <w:i/>
                <w:sz w:val="20"/>
                <w:szCs w:val="20"/>
              </w:rPr>
            </m:ctrlPr>
          </m:fPr>
          <m:num>
            <m:r>
              <w:rPr>
                <w:rFonts w:ascii="Cambria Math" w:hAnsi="Cambria Math"/>
                <w:sz w:val="20"/>
                <w:szCs w:val="20"/>
              </w:rPr>
              <m:t>p</m:t>
            </m:r>
          </m:num>
          <m:den>
            <m:r>
              <w:rPr>
                <w:rFonts w:ascii="Cambria Math" w:hAnsi="Cambria Math"/>
                <w:sz w:val="20"/>
                <w:szCs w:val="20"/>
              </w:rPr>
              <m:t>1-p</m:t>
            </m:r>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m:t>
        </m:r>
        <m:r>
          <w:rPr>
            <w:rFonts w:ascii="Cambria Math" w:eastAsiaTheme="minorEastAsia" w:hAnsi="Cambria Math"/>
            <w:sz w:val="20"/>
            <w:szCs w:val="20"/>
            <w:lang w:eastAsia="zh-TW"/>
          </w:rPr>
          <m:t>…</m:t>
        </m:r>
        <m:r>
          <w:rPr>
            <w:rFonts w:ascii="Cambria Math" w:eastAsiaTheme="minorEastAsia" w:hAnsi="Cambria Math" w:hint="eastAsia"/>
            <w:sz w:val="20"/>
            <w:szCs w:val="20"/>
            <w:lang w:eastAsia="zh-TW"/>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n</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oMath>
      <w:r w:rsidR="00031067" w:rsidRPr="00777F2F">
        <w:rPr>
          <w:sz w:val="20"/>
          <w:szCs w:val="20"/>
        </w:rPr>
        <w:t xml:space="preserve">, where </w:t>
      </w:r>
      <m:oMath>
        <m:r>
          <w:rPr>
            <w:rFonts w:ascii="Cambria Math" w:hAnsi="Cambria Math"/>
            <w:sz w:val="20"/>
            <w:szCs w:val="20"/>
          </w:rPr>
          <m:t>p=P(Y=k)</m:t>
        </m:r>
      </m:oMath>
    </w:p>
    <w:p w14:paraId="43679428" w14:textId="60E01119" w:rsidR="001D19CA" w:rsidRPr="001D19CA" w:rsidRDefault="001D19CA" w:rsidP="004A49D4">
      <w:r w:rsidRPr="001D19CA">
        <w:t>The</w:t>
      </w:r>
      <w:r w:rsidR="00E22C42">
        <w:t>n</w:t>
      </w:r>
      <w:r w:rsidRPr="001D19CA">
        <w:t xml:space="preserve"> log-odds could be converted into odds by taking exponential in both </w:t>
      </w:r>
      <w:proofErr w:type="gramStart"/>
      <w:r w:rsidRPr="001D19CA">
        <w:t>side</w:t>
      </w:r>
      <w:proofErr w:type="gramEnd"/>
      <w:r w:rsidRPr="001D19CA">
        <w:t>.</w:t>
      </w:r>
    </w:p>
    <w:p w14:paraId="6B4F1D2B" w14:textId="4C7BBE24" w:rsidR="001D19CA" w:rsidRPr="00777F2F" w:rsidRDefault="00715F36" w:rsidP="004A49D4">
      <w:pPr>
        <w:rPr>
          <w:sz w:val="20"/>
          <w:szCs w:val="20"/>
        </w:rPr>
      </w:pPr>
      <m:oMathPara>
        <m:oMath>
          <m:f>
            <m:fPr>
              <m:ctrlPr>
                <w:rPr>
                  <w:rFonts w:ascii="Cambria Math" w:hAnsi="Cambria Math"/>
                  <w:i/>
                  <w:sz w:val="20"/>
                  <w:szCs w:val="20"/>
                </w:rPr>
              </m:ctrlPr>
            </m:fPr>
            <m:num>
              <m:r>
                <w:rPr>
                  <w:rFonts w:ascii="Cambria Math" w:hAnsi="Cambria Math"/>
                  <w:sz w:val="20"/>
                  <w:szCs w:val="20"/>
                </w:rPr>
                <m:t>p</m:t>
              </m:r>
            </m:num>
            <m:den>
              <m:r>
                <w:rPr>
                  <w:rFonts w:ascii="Cambria Math" w:hAnsi="Cambria Math"/>
                  <w:sz w:val="20"/>
                  <w:szCs w:val="20"/>
                </w:rPr>
                <m:t>1-p</m:t>
              </m:r>
            </m:den>
          </m:f>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m:t>
              </m:r>
              <m:r>
                <w:rPr>
                  <w:rFonts w:ascii="Cambria Math" w:eastAsiaTheme="minorEastAsia" w:hAnsi="Cambria Math"/>
                  <w:sz w:val="20"/>
                  <w:szCs w:val="20"/>
                  <w:lang w:eastAsia="zh-TW"/>
                </w:rPr>
                <m:t>…</m:t>
              </m:r>
              <m:r>
                <w:rPr>
                  <w:rFonts w:ascii="Cambria Math" w:eastAsiaTheme="minorEastAsia" w:hAnsi="Cambria Math" w:hint="eastAsia"/>
                  <w:sz w:val="20"/>
                  <w:szCs w:val="20"/>
                  <w:lang w:eastAsia="zh-TW"/>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n</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sup>
          </m:sSup>
        </m:oMath>
      </m:oMathPara>
    </w:p>
    <w:p w14:paraId="44BB3FD7" w14:textId="53113172" w:rsidR="00E22C42" w:rsidRDefault="00E22C42" w:rsidP="00E22C42">
      <w:r w:rsidRPr="00E22C42">
        <w:rPr>
          <w:rFonts w:hint="eastAsia"/>
        </w:rPr>
        <w:t>By</w:t>
      </w:r>
      <w:r w:rsidRPr="00E22C42">
        <w:t xml:space="preserve"> putting the term into the same side, we could get</w:t>
      </w:r>
    </w:p>
    <w:p w14:paraId="5E288647" w14:textId="658B3A72" w:rsidR="00E22C42" w:rsidRPr="00E22C42" w:rsidRDefault="00E22C42" w:rsidP="00E22C42">
      <w:pPr>
        <w:rPr>
          <w:sz w:val="24"/>
          <w:szCs w:val="24"/>
        </w:rPr>
      </w:pPr>
      <m:oMath>
        <m:r>
          <w:rPr>
            <w:rFonts w:ascii="Cambria Math" w:hAnsi="Cambria Math"/>
            <w:sz w:val="24"/>
            <w:szCs w:val="24"/>
          </w:rPr>
          <m:t>p=</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r>
                  <w:rPr>
                    <w:rFonts w:ascii="Cambria Math" w:eastAsiaTheme="minorEastAsia" w:hAnsi="Cambria Math"/>
                    <w:sz w:val="24"/>
                    <w:szCs w:val="24"/>
                    <w:lang w:eastAsia="zh-TW"/>
                  </w:rPr>
                  <m:t>…</m:t>
                </m:r>
                <m:r>
                  <w:rPr>
                    <w:rFonts w:ascii="Cambria Math" w:eastAsiaTheme="minorEastAsia" w:hAnsi="Cambria Math"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n</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sup>
            </m:sSup>
          </m:num>
          <m:den>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r>
                  <w:rPr>
                    <w:rFonts w:ascii="Cambria Math" w:eastAsiaTheme="minorEastAsia" w:hAnsi="Cambria Math"/>
                    <w:sz w:val="24"/>
                    <w:szCs w:val="24"/>
                    <w:lang w:eastAsia="zh-TW"/>
                  </w:rPr>
                  <m:t>…</m:t>
                </m:r>
                <m:r>
                  <w:rPr>
                    <w:rFonts w:ascii="Cambria Math" w:eastAsiaTheme="minorEastAsia" w:hAnsi="Cambria Math"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n</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sup>
            </m:sSup>
            <m:r>
              <w:rPr>
                <w:rFonts w:ascii="Cambria Math" w:eastAsiaTheme="minorEastAsia" w:hAnsi="Cambria Math" w:hint="eastAsia"/>
                <w:sz w:val="24"/>
                <w:szCs w:val="24"/>
                <w:lang w:eastAsia="zh-TW"/>
              </w:rPr>
              <m:t>+1</m:t>
            </m:r>
          </m:den>
        </m:f>
        <m:r>
          <w:rPr>
            <w:rFonts w:ascii="Cambria Math" w:eastAsiaTheme="minorEastAsia" w:hAnsi="Cambria Math" w:hint="eastAsia"/>
            <w:sz w:val="24"/>
            <w:szCs w:val="24"/>
            <w:lang w:eastAsia="zh-TW"/>
          </w:rPr>
          <m:t>=</m:t>
        </m:r>
        <m:f>
          <m:fPr>
            <m:ctrlPr>
              <w:rPr>
                <w:rFonts w:ascii="Cambria Math" w:hAnsi="Cambria Math"/>
                <w:i/>
                <w:sz w:val="24"/>
                <w:szCs w:val="24"/>
              </w:rPr>
            </m:ctrlPr>
          </m:fPr>
          <m:num>
            <m:r>
              <w:rPr>
                <w:rFonts w:ascii="Cambria Math" w:eastAsiaTheme="minorEastAsia" w:hAnsi="Cambria Math" w:hint="eastAsia"/>
                <w:sz w:val="24"/>
                <w:szCs w:val="24"/>
                <w:lang w:eastAsia="zh-TW"/>
              </w:rPr>
              <m:t>1</m:t>
            </m:r>
          </m:num>
          <m:den>
            <m:sSup>
              <m:sSupPr>
                <m:ctrlPr>
                  <w:rPr>
                    <w:rFonts w:ascii="Cambria Math" w:hAnsi="Cambria Math"/>
                    <w:i/>
                    <w:sz w:val="24"/>
                    <w:szCs w:val="24"/>
                  </w:rPr>
                </m:ctrlPr>
              </m:sSupPr>
              <m:e>
                <m:r>
                  <w:rPr>
                    <w:rFonts w:ascii="Cambria Math" w:eastAsiaTheme="minorEastAsia" w:hAnsi="Cambria Math" w:hint="eastAsia"/>
                    <w:sz w:val="24"/>
                    <w:szCs w:val="24"/>
                    <w:lang w:eastAsia="zh-TW"/>
                  </w:rPr>
                  <m:t>1+</m:t>
                </m:r>
                <m:r>
                  <w:rPr>
                    <w:rFonts w:ascii="Cambria Math" w:hAnsi="Cambria Math"/>
                    <w:sz w:val="24"/>
                    <w:szCs w:val="24"/>
                  </w:rPr>
                  <m:t>e</m:t>
                </m:r>
              </m:e>
              <m:sup>
                <m:r>
                  <w:rPr>
                    <w:rFonts w:ascii="MS Gothic" w:eastAsia="MS Gothic" w:hAnsi="MS Gothic" w:cs="MS Gothic" w:hint="eastAsia"/>
                    <w:sz w:val="24"/>
                    <w:szCs w:val="24"/>
                    <w:lang w:eastAsia="zh-TW"/>
                  </w:rPr>
                  <m:t>-</m:t>
                </m:r>
                <m:r>
                  <w:rPr>
                    <w:rFonts w:ascii="Cambria Math" w:eastAsiaTheme="minorEastAsia" w:hAnsi="Cambria Math"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r>
                  <w:rPr>
                    <w:rFonts w:ascii="Cambria Math" w:eastAsiaTheme="minorEastAsia" w:hAnsi="Cambria Math"/>
                    <w:sz w:val="24"/>
                    <w:szCs w:val="24"/>
                    <w:lang w:eastAsia="zh-TW"/>
                  </w:rPr>
                  <m:t>…</m:t>
                </m:r>
                <m:r>
                  <w:rPr>
                    <w:rFonts w:ascii="Cambria Math" w:eastAsiaTheme="minorEastAsia" w:hAnsi="Cambria Math"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n</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eastAsiaTheme="minorEastAsia" w:hAnsi="Cambria Math" w:hint="eastAsia"/>
                    <w:sz w:val="24"/>
                    <w:szCs w:val="24"/>
                    <w:lang w:eastAsia="zh-TW"/>
                  </w:rPr>
                  <m:t>)</m:t>
                </m:r>
              </m:sup>
            </m:sSup>
          </m:den>
        </m:f>
      </m:oMath>
      <w:r w:rsidR="000724F6" w:rsidRPr="000724F6">
        <w:rPr>
          <w:rFonts w:hint="eastAsia"/>
        </w:rPr>
        <w:t>,</w:t>
      </w:r>
      <w:r w:rsidR="000724F6" w:rsidRPr="000724F6">
        <w:t xml:space="preserve"> which</w:t>
      </w:r>
      <w:r w:rsidR="000724F6">
        <w:t xml:space="preserve"> is the sigmoid function</w:t>
      </w:r>
      <w:r w:rsidR="00A97B17">
        <w:t xml:space="preserve"> giving </w:t>
      </w:r>
      <m:oMath>
        <m:r>
          <m:rPr>
            <m:sty m:val="p"/>
          </m:rPr>
          <w:rPr>
            <w:rFonts w:ascii="Cambria Math" w:hAnsi="Cambria Math"/>
          </w:rPr>
          <m:t>0≤</m:t>
        </m:r>
        <m:r>
          <w:rPr>
            <w:rFonts w:ascii="Cambria Math" w:hAnsi="Cambria Math"/>
          </w:rPr>
          <m:t>p</m:t>
        </m:r>
        <m:r>
          <m:rPr>
            <m:sty m:val="p"/>
          </m:rPr>
          <w:rPr>
            <w:rFonts w:ascii="Cambria Math" w:hAnsi="Cambria Math"/>
          </w:rPr>
          <m:t>≤1</m:t>
        </m:r>
      </m:oMath>
      <w:r w:rsidR="000724F6">
        <w:t>. Given the probability is found in the form dependent variable Xs, the beta coefficients can be estimated by using various technique, such as original least square and maximum likelihood estimation.</w:t>
      </w:r>
    </w:p>
    <w:p w14:paraId="04356D0F" w14:textId="77777777" w:rsidR="002D4C26" w:rsidRDefault="00ED5BB6" w:rsidP="002C2859">
      <w:pPr>
        <w:pStyle w:val="Heading4"/>
      </w:pPr>
      <w:r>
        <w:t>Naive Bayes</w:t>
      </w:r>
    </w:p>
    <w:p w14:paraId="36003E5A" w14:textId="008F3D50" w:rsidR="00DE1982" w:rsidRDefault="006B7E48" w:rsidP="004A49D4">
      <w:pPr>
        <w:rPr>
          <w:sz w:val="24"/>
          <w:szCs w:val="24"/>
        </w:rPr>
      </w:pPr>
      <w:r w:rsidRPr="00573911">
        <w:t>It is</w:t>
      </w:r>
      <w:r>
        <w:t xml:space="preserve"> used to classify the output variable based on the input variables using Bayes theorem and the assumption that given the value of the output variable</w:t>
      </w:r>
      <w:r w:rsidR="00074708">
        <w:t>,</w:t>
      </w:r>
      <w:r>
        <w:t xml:space="preserve"> the input variables are independent of each other</w:t>
      </w:r>
      <w:r w:rsidR="005237FE">
        <w:rPr>
          <w:rStyle w:val="FootnoteReference"/>
        </w:rPr>
        <w:footnoteReference w:id="46"/>
      </w:r>
      <w:r>
        <w:t xml:space="preserve">. </w:t>
      </w:r>
      <w:r w:rsidR="007071EC">
        <w:t xml:space="preserve">This is based on the conditional probability where the probability of a particular categories depending on its independent variables </w:t>
      </w:r>
      <m:oMath>
        <m:r>
          <m:rPr>
            <m:sty m:val="bi"/>
          </m:rPr>
          <w:rPr>
            <w:rFonts w:ascii="Cambria Math" w:hAnsi="Cambria Math"/>
            <w:sz w:val="24"/>
            <w:szCs w:val="24"/>
          </w:rPr>
          <m:t>x</m:t>
        </m:r>
      </m:oMath>
      <w:r w:rsidR="007071EC">
        <w:t xml:space="preserve">, i.e. </w:t>
      </w:r>
      <m:oMath>
        <m:r>
          <w:rPr>
            <w:rFonts w:ascii="Cambria Math" w:hAnsi="Cambria Math"/>
            <w:sz w:val="24"/>
            <w:szCs w:val="24"/>
          </w:rPr>
          <m:t>p</m:t>
        </m:r>
        <m:d>
          <m:dPr>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r>
          <w:rPr>
            <w:rFonts w:ascii="Cambria Math" w:hAnsi="Cambria Math"/>
            <w:sz w:val="24"/>
            <w:szCs w:val="24"/>
          </w:rPr>
          <m:t xml:space="preserve"> </m:t>
        </m:r>
        <m:r>
          <m:rPr>
            <m:sty m:val="bi"/>
          </m:rPr>
          <w:rPr>
            <w:rFonts w:ascii="Cambria Math" w:hAnsi="Cambria Math"/>
            <w:sz w:val="24"/>
            <w:szCs w:val="24"/>
          </w:rPr>
          <m:t>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oMath>
      <w:r w:rsidR="00DE1982">
        <w:rPr>
          <w:rFonts w:asciiTheme="minorEastAsia" w:eastAsiaTheme="minorEastAsia" w:hAnsiTheme="minorEastAsia" w:hint="eastAsia"/>
          <w:sz w:val="24"/>
          <w:szCs w:val="24"/>
          <w:lang w:eastAsia="zh-TW"/>
        </w:rPr>
        <w:t>.</w:t>
      </w:r>
    </w:p>
    <w:p w14:paraId="108B4F0C" w14:textId="72246CAB" w:rsidR="005E4A1F" w:rsidRDefault="00DE1982" w:rsidP="004A49D4">
      <w:pPr>
        <w:rPr>
          <w:iCs/>
        </w:rPr>
      </w:pPr>
      <w:r w:rsidRPr="00DE1982">
        <w:t xml:space="preserve">Using Bayes’ theorem the conditional probability is </w:t>
      </w:r>
      <m:oMath>
        <m:r>
          <w:rPr>
            <w:rFonts w:ascii="Cambria Math" w:hAnsi="Cambria Math"/>
          </w:rPr>
          <m:t>p</m:t>
        </m:r>
        <m:d>
          <m:dPr>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 xml:space="preserve"> </m:t>
        </m:r>
        <m:r>
          <m:rPr>
            <m:sty m:val="bi"/>
          </m:rPr>
          <w:rPr>
            <w:rFonts w:ascii="Cambria Math" w:hAnsi="Cambria Math"/>
          </w:rPr>
          <m:t>x</m:t>
        </m:r>
        <m:r>
          <m:rPr>
            <m:sty m:val="b"/>
          </m:rPr>
          <w:rPr>
            <w:rFonts w:ascii="Cambria Math" w:hAnsi="Cambria Math"/>
          </w:rPr>
          <m:t xml:space="preserve">)= </m:t>
        </m:r>
        <m:f>
          <m:fPr>
            <m:ctrlPr>
              <w:rPr>
                <w:rFonts w:ascii="Cambria Math" w:hAnsi="Cambria Math"/>
                <w:b/>
                <w:bCs/>
                <w:iCs/>
              </w:rPr>
            </m:ctrlPr>
          </m:fPr>
          <m:num>
            <m:r>
              <w:rPr>
                <w:rFonts w:ascii="Cambria Math" w:hAnsi="Cambria Math"/>
              </w:rPr>
              <m:t>p</m:t>
            </m:r>
            <m:d>
              <m:dPr>
                <m:ctrlPr>
                  <w:rPr>
                    <w:rFonts w:ascii="Cambria Math" w:hAnsi="Cambria Math"/>
                    <w:i/>
                    <w:iCs/>
                  </w:rPr>
                </m:ctrlPr>
              </m:dPr>
              <m:e>
                <m:sSub>
                  <m:sSubPr>
                    <m:ctrlPr>
                      <w:rPr>
                        <w:rFonts w:ascii="Cambria Math" w:hAnsi="Cambria Math"/>
                      </w:rPr>
                    </m:ctrlPr>
                  </m:sSubPr>
                  <m:e>
                    <m:r>
                      <w:rPr>
                        <w:rFonts w:ascii="Cambria Math" w:hAnsi="Cambria Math"/>
                      </w:rPr>
                      <m:t>C</m:t>
                    </m:r>
                  </m:e>
                  <m:sub>
                    <m:r>
                      <w:rPr>
                        <w:rFonts w:ascii="Cambria Math" w:hAnsi="Cambria Math"/>
                      </w:rPr>
                      <m:t>k</m:t>
                    </m:r>
                  </m:sub>
                </m:sSub>
                <m:ctrlPr>
                  <w:rPr>
                    <w:rFonts w:ascii="Cambria Math" w:hAnsi="Cambria Math"/>
                    <w:b/>
                    <w:bCs/>
                    <w:iCs/>
                  </w:rPr>
                </m:ctrlPr>
              </m:e>
            </m:d>
            <m:r>
              <w:rPr>
                <w:rFonts w:ascii="Cambria Math" w:hAnsi="Cambria Math"/>
              </w:rPr>
              <m:t>p</m:t>
            </m:r>
            <m:d>
              <m:dPr>
                <m:endChr m:val="|"/>
                <m:ctrlPr>
                  <w:rPr>
                    <w:rFonts w:ascii="Cambria Math" w:hAnsi="Cambria Math"/>
                  </w:rPr>
                </m:ctrlPr>
              </m:dPr>
              <m:e>
                <m:r>
                  <m:rPr>
                    <m:sty m:val="bi"/>
                  </m:rPr>
                  <w:rPr>
                    <w:rFonts w:ascii="Cambria Math" w:hAnsi="Cambria Math"/>
                  </w:rPr>
                  <m:t>x</m:t>
                </m:r>
                <m:ctrlPr>
                  <w:rPr>
                    <w:rFonts w:ascii="Cambria Math" w:eastAsiaTheme="minorEastAsia" w:hAnsi="Cambria Math"/>
                    <w:lang w:eastAsia="zh-TW"/>
                  </w:rPr>
                </m:ctrlPr>
              </m:e>
            </m:d>
            <m:sSub>
              <m:sSubPr>
                <m:ctrlPr>
                  <w:rPr>
                    <w:rFonts w:ascii="Cambria Math" w:hAnsi="Cambria Math"/>
                  </w:rPr>
                </m:ctrlPr>
              </m:sSubPr>
              <m:e>
                <m:r>
                  <w:rPr>
                    <w:rFonts w:ascii="Cambria Math" w:hAnsi="Cambria Math"/>
                  </w:rPr>
                  <m:t>C</m:t>
                </m:r>
              </m:e>
              <m:sub>
                <m:r>
                  <w:rPr>
                    <w:rFonts w:ascii="Cambria Math" w:hAnsi="Cambria Math"/>
                  </w:rPr>
                  <m:t>k</m:t>
                </m:r>
              </m:sub>
            </m:sSub>
            <m:r>
              <m:rPr>
                <m:sty m:val="b"/>
              </m:rPr>
              <w:rPr>
                <w:rFonts w:ascii="Cambria Math" w:hAnsi="Cambria Math"/>
              </w:rPr>
              <m:t>)</m:t>
            </m:r>
          </m:num>
          <m:den>
            <m:r>
              <w:rPr>
                <w:rFonts w:ascii="Cambria Math" w:hAnsi="Cambria Math"/>
              </w:rPr>
              <m:t>p</m:t>
            </m:r>
            <m:r>
              <m:rPr>
                <m:sty m:val="p"/>
              </m:rPr>
              <w:rPr>
                <w:rFonts w:ascii="Cambria Math" w:hAnsi="Cambria Math"/>
              </w:rPr>
              <m:t>(</m:t>
            </m:r>
            <m:r>
              <m:rPr>
                <m:sty m:val="bi"/>
              </m:rPr>
              <w:rPr>
                <w:rFonts w:ascii="Cambria Math" w:hAnsi="Cambria Math"/>
              </w:rPr>
              <m:t>x</m:t>
            </m:r>
            <m:r>
              <m:rPr>
                <m:sty m:val="b"/>
              </m:rPr>
              <w:rPr>
                <w:rFonts w:ascii="Cambria Math" w:hAnsi="Cambria Math"/>
              </w:rPr>
              <m:t>)</m:t>
            </m:r>
          </m:den>
        </m:f>
      </m:oMath>
      <w:r w:rsidR="00E26D82">
        <w:rPr>
          <w:rFonts w:asciiTheme="minorEastAsia" w:eastAsiaTheme="minorEastAsia" w:hAnsiTheme="minorEastAsia"/>
          <w:b/>
          <w:bCs/>
          <w:iCs/>
          <w:lang w:eastAsia="zh-TW"/>
        </w:rPr>
        <w:t>.</w:t>
      </w:r>
      <w:r w:rsidR="00E26D82" w:rsidRPr="00E26D82">
        <w:t xml:space="preserve"> Here we could find the joint distribution of the category and </w:t>
      </w:r>
      <w:r w:rsidR="00E26D82">
        <w:t xml:space="preserve">independent variables </w:t>
      </w:r>
      <m:oMath>
        <m:r>
          <m:rPr>
            <m:sty m:val="bi"/>
          </m:rPr>
          <w:rPr>
            <w:rFonts w:ascii="Cambria Math" w:hAnsi="Cambria Math"/>
          </w:rPr>
          <m:t>x</m:t>
        </m:r>
      </m:oMath>
      <w:r w:rsidR="005E4A1F">
        <w:rPr>
          <w:b/>
          <w:bCs/>
          <w:iCs/>
        </w:rPr>
        <w:t xml:space="preserve"> </w:t>
      </w:r>
      <w:r w:rsidR="005E4A1F">
        <w:rPr>
          <w:iCs/>
        </w:rPr>
        <w:t>using the chain rule of conditional probability.</w:t>
      </w:r>
    </w:p>
    <w:p w14:paraId="561647D9" w14:textId="5D64446A" w:rsidR="00ED5BB6" w:rsidRDefault="00E26D82" w:rsidP="005E4A1F">
      <w:pPr>
        <w:jc w:val="left"/>
        <w:rPr>
          <w:rFonts w:asciiTheme="minorEastAsia" w:eastAsiaTheme="minorEastAsia" w:hAnsiTheme="minorEastAsia"/>
          <w:sz w:val="24"/>
          <w:szCs w:val="24"/>
        </w:rPr>
      </w:pPr>
      <m:oMath>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oMath>
      <w:r>
        <w:rPr>
          <w:rFonts w:asciiTheme="minorEastAsia" w:eastAsiaTheme="minorEastAsia" w:hAnsiTheme="minorEastAsia"/>
          <w:sz w:val="24"/>
          <w:szCs w:val="24"/>
          <w:lang w:eastAsia="zh-TW"/>
        </w:rPr>
        <w:t xml:space="preserve"> =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 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 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eastAsiaTheme="minorEastAsia" w:hAnsi="Cambria Math" w:hint="eastAsia"/>
            <w:sz w:val="24"/>
            <w:szCs w:val="24"/>
            <w:lang w:eastAsia="zh-TW"/>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eastAsiaTheme="minorEastAsia" w:hAnsi="Cambria Math" w:hint="eastAsia"/>
                <w:sz w:val="24"/>
                <w:szCs w:val="24"/>
                <w:lang w:eastAsia="zh-TW"/>
              </w:rPr>
              <m:t>3</m:t>
            </m:r>
          </m:sub>
        </m:sSub>
        <m:r>
          <w:rPr>
            <w:rFonts w:ascii="Cambria Math" w:eastAsiaTheme="minorEastAsia" w:hAnsi="Cambria Math" w:hint="eastAsia"/>
            <w:sz w:val="24"/>
            <w:szCs w:val="24"/>
            <w:lang w:eastAsia="zh-TW"/>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x</m:t>
            </m:r>
          </m:e>
          <m:sub>
            <m:r>
              <w:rPr>
                <w:rFonts w:ascii="Cambria Math" w:eastAsiaTheme="minorEastAsia" w:hAnsi="Cambria Math" w:hint="eastAsia"/>
                <w:sz w:val="24"/>
                <w:szCs w:val="24"/>
                <w:lang w:eastAsia="zh-TW"/>
              </w:rPr>
              <m:t>3</m:t>
            </m:r>
          </m:sub>
        </m:sSub>
        <m:r>
          <w:rPr>
            <w:rFonts w:ascii="Cambria Math" w:eastAsiaTheme="minorEastAsia" w:hAnsi="Cambria Math" w:hint="eastAsia"/>
            <w:sz w:val="24"/>
            <w:szCs w:val="24"/>
            <w:lang w:eastAsia="zh-TW"/>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m:t>
        </m:r>
        <m:r>
          <w:rPr>
            <w:rFonts w:ascii="Cambria Math" w:eastAsiaTheme="minorEastAsia" w:hAnsi="Cambria Math" w:hint="eastAsia"/>
            <w:sz w:val="24"/>
            <w:szCs w:val="24"/>
            <w:lang w:eastAsia="zh-TW"/>
          </w:rPr>
          <m:t>=</m:t>
        </m:r>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 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eastAsiaTheme="minorEastAsia" w:hAnsi="Cambria Math" w:hint="eastAsia"/>
            <w:sz w:val="24"/>
            <w:szCs w:val="24"/>
            <w:lang w:eastAsia="zh-TW"/>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eastAsiaTheme="minorEastAsia" w:hAnsi="Cambria Math" w:hint="eastAsia"/>
                <w:sz w:val="24"/>
                <w:szCs w:val="24"/>
                <w:lang w:eastAsia="zh-TW"/>
              </w:rPr>
              <m:t>3</m:t>
            </m:r>
          </m:sub>
        </m:sSub>
        <m:r>
          <w:rPr>
            <w:rFonts w:ascii="Cambria Math" w:eastAsiaTheme="minorEastAsia" w:hAnsi="Cambria Math" w:hint="eastAsia"/>
            <w:sz w:val="24"/>
            <w:szCs w:val="24"/>
            <w:lang w:eastAsia="zh-TW"/>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eastAsiaTheme="minorEastAsia" w:hAnsi="Cambria Math" w:hint="eastAsia"/>
            <w:sz w:val="24"/>
            <w:szCs w:val="24"/>
            <w:lang w:eastAsia="zh-TW"/>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m:t>
        </m:r>
      </m:oMath>
    </w:p>
    <w:p w14:paraId="05BC7C99" w14:textId="18F0C835" w:rsidR="009F46A1" w:rsidRDefault="009F46A1" w:rsidP="005E4A1F">
      <w:pPr>
        <w:jc w:val="left"/>
        <w:rPr>
          <w:sz w:val="24"/>
          <w:szCs w:val="24"/>
        </w:rPr>
      </w:pPr>
      <w:r>
        <w:lastRenderedPageBreak/>
        <w:t xml:space="preserve">Assuming conditional independence where all features in </w:t>
      </w:r>
      <m:oMath>
        <m:r>
          <m:rPr>
            <m:sty m:val="bi"/>
          </m:rPr>
          <w:rPr>
            <w:rFonts w:ascii="Cambria Math" w:hAnsi="Cambria Math"/>
            <w:sz w:val="24"/>
            <w:szCs w:val="24"/>
          </w:rPr>
          <m:t>x</m:t>
        </m:r>
      </m:oMath>
      <w:r>
        <w:t xml:space="preserve"> are mutually independent, conditional on the category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oMath>
      <w:r>
        <w:rPr>
          <w:sz w:val="24"/>
          <w:szCs w:val="24"/>
        </w:rPr>
        <w:t xml:space="preserve"> as </w:t>
      </w:r>
      <m:oMath>
        <m:r>
          <m:rPr>
            <m:sty m:val="bi"/>
          </m:rPr>
          <w:rPr>
            <w:rFonts w:ascii="Cambria Math" w:hAnsi="Cambria Math"/>
            <w:sz w:val="24"/>
            <w:szCs w:val="24"/>
          </w:rPr>
          <m:t>x</m:t>
        </m:r>
      </m:oMath>
      <w:r>
        <w:rPr>
          <w:b/>
          <w:bCs/>
          <w:sz w:val="24"/>
          <w:szCs w:val="24"/>
        </w:rPr>
        <w:t xml:space="preserve"> </w:t>
      </w:r>
      <w:r>
        <w:rPr>
          <w:sz w:val="24"/>
          <w:szCs w:val="24"/>
        </w:rPr>
        <w:t xml:space="preserve">are the independent variables, we could see </w:t>
      </w:r>
      <m:oMath>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m:t>
        </m:r>
      </m:oMath>
      <w:r>
        <w:rPr>
          <w:sz w:val="24"/>
          <w:szCs w:val="24"/>
        </w:rPr>
        <w:t xml:space="preserve"> = </w:t>
      </w:r>
      <m:oMath>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m:t>
        </m:r>
      </m:oMath>
      <w:r w:rsidR="00241E93">
        <w:rPr>
          <w:rFonts w:asciiTheme="minorEastAsia" w:eastAsiaTheme="minorEastAsia" w:hAnsiTheme="minorEastAsia" w:hint="eastAsia"/>
          <w:sz w:val="24"/>
          <w:szCs w:val="24"/>
          <w:lang w:eastAsia="zh-TW"/>
        </w:rPr>
        <w:t>.</w:t>
      </w:r>
    </w:p>
    <w:p w14:paraId="03D3F724" w14:textId="47A3EB97" w:rsidR="00241E93" w:rsidRDefault="00241E93" w:rsidP="00241E93">
      <w:pPr>
        <w:jc w:val="left"/>
        <w:rPr>
          <w:rFonts w:asciiTheme="minorEastAsia" w:eastAsiaTheme="minorEastAsia" w:hAnsiTheme="minorEastAsia"/>
          <w:sz w:val="24"/>
          <w:szCs w:val="24"/>
        </w:rPr>
      </w:pPr>
      <w:r w:rsidRPr="00241E93">
        <w:t xml:space="preserve">Therefore we could see </w:t>
      </w:r>
      <m:oMath>
        <m:r>
          <w:rPr>
            <w:rFonts w:ascii="Cambria Math" w:hAnsi="Cambria Math"/>
          </w:rPr>
          <m:t>p</m:t>
        </m:r>
        <m:d>
          <m:dPr>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 xml:space="preserve"> </m:t>
        </m:r>
        <m:r>
          <m:rPr>
            <m:sty m:val="bi"/>
          </m:rPr>
          <w:rPr>
            <w:rFonts w:ascii="Cambria Math" w:hAnsi="Cambria Math"/>
          </w:rPr>
          <m:t>x</m:t>
        </m:r>
        <m:r>
          <m:rPr>
            <m:sty m:val="p"/>
          </m:rPr>
          <w:rPr>
            <w:rFonts w:ascii="Cambria Math" w:hAnsi="Cambria Math"/>
          </w:rPr>
          <m:t>)∝</m:t>
        </m:r>
        <m:r>
          <w:rPr>
            <w:rFonts w:ascii="Cambria Math" w:hAnsi="Cambria Math"/>
            <w:sz w:val="24"/>
            <w:szCs w:val="24"/>
          </w:rPr>
          <m:t xml:space="preserve"> 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eastAsiaTheme="minorEastAsia" w:hAnsi="Cambria Math" w:hint="eastAsia"/>
            <w:sz w:val="24"/>
            <w:szCs w:val="24"/>
            <w:lang w:eastAsia="zh-TW"/>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d>
          <m:dPr>
            <m:begChr m:val="|"/>
            <m:ctrlPr>
              <w:rPr>
                <w:rFonts w:ascii="Cambria Math" w:eastAsiaTheme="minorEastAsia" w:hAnsi="Cambria Math"/>
                <w:i/>
                <w:sz w:val="24"/>
                <w:szCs w:val="24"/>
                <w:lang w:eastAsia="zh-TW"/>
              </w:rPr>
            </m:ctrlPr>
          </m:d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ctrlPr>
              <w:rPr>
                <w:rFonts w:ascii="Cambria Math" w:hAnsi="Cambria Math"/>
                <w:i/>
                <w:sz w:val="24"/>
                <w:szCs w:val="24"/>
              </w:rPr>
            </m:ctrlPr>
          </m:e>
        </m:d>
        <m:r>
          <w:rPr>
            <w:rFonts w:ascii="Cambria Math" w:hAnsi="Cambria Math"/>
            <w:sz w:val="24"/>
            <w:szCs w:val="24"/>
          </w:rPr>
          <m:t>…p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eastAsiaTheme="minorEastAsia" w:hAnsi="Cambria Math" w:hint="eastAsia"/>
            <w:sz w:val="24"/>
            <w:szCs w:val="24"/>
            <w:lang w:eastAsia="zh-TW"/>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eastAsiaTheme="minorEastAsia" w:hAnsi="Cambria Math" w:hint="eastAsia"/>
                <w:sz w:val="24"/>
                <w:szCs w:val="24"/>
                <w:lang w:eastAsia="zh-TW"/>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m:t>
            </m:r>
          </m:e>
        </m:nary>
      </m:oMath>
    </w:p>
    <w:p w14:paraId="683D5C03" w14:textId="54E8CAD5" w:rsidR="00241E93" w:rsidRDefault="000153DC" w:rsidP="005E4A1F">
      <w:pPr>
        <w:jc w:val="left"/>
        <w:rPr>
          <w:b/>
          <w:bCs/>
          <w:iCs/>
        </w:rPr>
      </w:pPr>
      <w:r>
        <w:t xml:space="preserve">Back to our conditional probability </w:t>
      </w:r>
      <m:oMath>
        <m:r>
          <w:rPr>
            <w:rFonts w:ascii="Cambria Math" w:hAnsi="Cambria Math"/>
          </w:rPr>
          <m:t>p</m:t>
        </m:r>
        <m:d>
          <m:dPr>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 xml:space="preserve"> </m:t>
        </m:r>
        <m:r>
          <m:rPr>
            <m:sty m:val="bi"/>
          </m:rPr>
          <w:rPr>
            <w:rFonts w:ascii="Cambria Math" w:hAnsi="Cambria Math"/>
          </w:rPr>
          <m:t>x</m:t>
        </m:r>
        <m:r>
          <m:rPr>
            <m:sty m:val="b"/>
          </m:rPr>
          <w:rPr>
            <w:rFonts w:ascii="Cambria Math" w:hAnsi="Cambria Math"/>
          </w:rPr>
          <m:t xml:space="preserve">)= </m:t>
        </m:r>
        <m:f>
          <m:fPr>
            <m:ctrlPr>
              <w:rPr>
                <w:rFonts w:ascii="Cambria Math" w:hAnsi="Cambria Math"/>
                <w:b/>
                <w:bCs/>
                <w:iCs/>
              </w:rPr>
            </m:ctrlPr>
          </m:fPr>
          <m:num>
            <m:r>
              <w:rPr>
                <w:rFonts w:ascii="Cambria Math" w:hAnsi="Cambria Math"/>
              </w:rPr>
              <m:t>p</m:t>
            </m:r>
            <m:d>
              <m:dPr>
                <m:ctrlPr>
                  <w:rPr>
                    <w:rFonts w:ascii="Cambria Math" w:hAnsi="Cambria Math"/>
                    <w:i/>
                    <w:iCs/>
                  </w:rPr>
                </m:ctrlPr>
              </m:dPr>
              <m:e>
                <m:sSub>
                  <m:sSubPr>
                    <m:ctrlPr>
                      <w:rPr>
                        <w:rFonts w:ascii="Cambria Math" w:hAnsi="Cambria Math"/>
                      </w:rPr>
                    </m:ctrlPr>
                  </m:sSubPr>
                  <m:e>
                    <m:r>
                      <w:rPr>
                        <w:rFonts w:ascii="Cambria Math" w:hAnsi="Cambria Math"/>
                      </w:rPr>
                      <m:t>C</m:t>
                    </m:r>
                  </m:e>
                  <m:sub>
                    <m:r>
                      <w:rPr>
                        <w:rFonts w:ascii="Cambria Math" w:hAnsi="Cambria Math"/>
                      </w:rPr>
                      <m:t>k</m:t>
                    </m:r>
                  </m:sub>
                </m:sSub>
                <m:ctrlPr>
                  <w:rPr>
                    <w:rFonts w:ascii="Cambria Math" w:hAnsi="Cambria Math"/>
                    <w:b/>
                    <w:bCs/>
                    <w:iCs/>
                  </w:rPr>
                </m:ctrlPr>
              </m:e>
            </m:d>
            <m:r>
              <w:rPr>
                <w:rFonts w:ascii="Cambria Math" w:hAnsi="Cambria Math"/>
              </w:rPr>
              <m:t>p</m:t>
            </m:r>
            <m:d>
              <m:dPr>
                <m:endChr m:val="|"/>
                <m:ctrlPr>
                  <w:rPr>
                    <w:rFonts w:ascii="Cambria Math" w:hAnsi="Cambria Math"/>
                  </w:rPr>
                </m:ctrlPr>
              </m:dPr>
              <m:e>
                <m:r>
                  <m:rPr>
                    <m:sty m:val="bi"/>
                  </m:rPr>
                  <w:rPr>
                    <w:rFonts w:ascii="Cambria Math" w:hAnsi="Cambria Math"/>
                  </w:rPr>
                  <m:t>x</m:t>
                </m:r>
                <m:ctrlPr>
                  <w:rPr>
                    <w:rFonts w:ascii="Cambria Math" w:eastAsiaTheme="minorEastAsia" w:hAnsi="Cambria Math"/>
                    <w:lang w:eastAsia="zh-TW"/>
                  </w:rPr>
                </m:ctrlPr>
              </m:e>
            </m:d>
            <m:sSub>
              <m:sSubPr>
                <m:ctrlPr>
                  <w:rPr>
                    <w:rFonts w:ascii="Cambria Math" w:hAnsi="Cambria Math"/>
                  </w:rPr>
                </m:ctrlPr>
              </m:sSubPr>
              <m:e>
                <m:r>
                  <w:rPr>
                    <w:rFonts w:ascii="Cambria Math" w:hAnsi="Cambria Math"/>
                  </w:rPr>
                  <m:t>C</m:t>
                </m:r>
              </m:e>
              <m:sub>
                <m:r>
                  <w:rPr>
                    <w:rFonts w:ascii="Cambria Math" w:hAnsi="Cambria Math"/>
                  </w:rPr>
                  <m:t>k</m:t>
                </m:r>
              </m:sub>
            </m:sSub>
            <m:r>
              <m:rPr>
                <m:sty m:val="b"/>
              </m:rPr>
              <w:rPr>
                <w:rFonts w:ascii="Cambria Math" w:hAnsi="Cambria Math"/>
              </w:rPr>
              <m:t>)</m:t>
            </m:r>
          </m:num>
          <m:den>
            <m:r>
              <w:rPr>
                <w:rFonts w:ascii="Cambria Math" w:hAnsi="Cambria Math"/>
              </w:rPr>
              <m:t>p</m:t>
            </m:r>
            <m:r>
              <m:rPr>
                <m:sty m:val="p"/>
              </m:rPr>
              <w:rPr>
                <w:rFonts w:ascii="Cambria Math" w:hAnsi="Cambria Math"/>
              </w:rPr>
              <m:t>(</m:t>
            </m:r>
            <m:r>
              <m:rPr>
                <m:sty m:val="bi"/>
              </m:rPr>
              <w:rPr>
                <w:rFonts w:ascii="Cambria Math" w:hAnsi="Cambria Math"/>
              </w:rPr>
              <m:t>x</m:t>
            </m:r>
            <m:r>
              <m:rPr>
                <m:sty m:val="b"/>
              </m:rPr>
              <w:rPr>
                <w:rFonts w:ascii="Cambria Math" w:hAnsi="Cambria Math"/>
              </w:rPr>
              <m:t>)</m:t>
            </m:r>
          </m:den>
        </m:f>
      </m:oMath>
      <w:r w:rsidRPr="000153DC">
        <w:rPr>
          <w:iCs/>
        </w:rPr>
        <w:t>, we co</w:t>
      </w:r>
      <w:r>
        <w:rPr>
          <w:iCs/>
        </w:rPr>
        <w:t>uld see</w:t>
      </w:r>
      <m:oMath>
        <m:r>
          <w:rPr>
            <w:rFonts w:ascii="Cambria Math" w:hAnsi="Cambria Math"/>
          </w:rPr>
          <m:t xml:space="preserve"> p</m:t>
        </m:r>
        <m:d>
          <m:dPr>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 xml:space="preserve"> </m:t>
        </m:r>
        <m:r>
          <m:rPr>
            <m:sty m:val="bi"/>
          </m:rPr>
          <w:rPr>
            <w:rFonts w:ascii="Cambria Math" w:hAnsi="Cambria Math"/>
          </w:rPr>
          <m:t>x</m:t>
        </m:r>
        <m:r>
          <m:rPr>
            <m:sty m:val="b"/>
          </m:rPr>
          <w:rPr>
            <w:rFonts w:ascii="Cambria Math" w:hAnsi="Cambria Math"/>
          </w:rPr>
          <m:t xml:space="preserve">)= </m:t>
        </m:r>
        <m:f>
          <m:fPr>
            <m:ctrlPr>
              <w:rPr>
                <w:rFonts w:ascii="Cambria Math" w:hAnsi="Cambria Math"/>
                <w:b/>
                <w:bCs/>
                <w:iCs/>
              </w:rPr>
            </m:ctrlPr>
          </m:fPr>
          <m:num>
            <m:r>
              <w:rPr>
                <w:rFonts w:ascii="Cambria Math" w:hAnsi="Cambria Math"/>
                <w:sz w:val="24"/>
                <w:szCs w:val="24"/>
              </w:rPr>
              <m:t>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eastAsiaTheme="minorEastAsia" w:hAnsi="Cambria Math" w:hint="eastAsia"/>
                    <w:sz w:val="24"/>
                    <w:szCs w:val="24"/>
                    <w:lang w:eastAsia="zh-TW"/>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m:t>
                </m:r>
              </m:e>
            </m:nary>
          </m:num>
          <m:den>
            <m:r>
              <w:rPr>
                <w:rFonts w:ascii="Cambria Math" w:hAnsi="Cambria Math"/>
              </w:rPr>
              <m:t>p</m:t>
            </m:r>
            <m:r>
              <m:rPr>
                <m:sty m:val="p"/>
              </m:rPr>
              <w:rPr>
                <w:rFonts w:ascii="Cambria Math" w:hAnsi="Cambria Math"/>
              </w:rPr>
              <m:t>(</m:t>
            </m:r>
            <m:r>
              <m:rPr>
                <m:sty m:val="bi"/>
              </m:rPr>
              <w:rPr>
                <w:rFonts w:ascii="Cambria Math" w:hAnsi="Cambria Math"/>
              </w:rPr>
              <m:t>x</m:t>
            </m:r>
            <m:r>
              <m:rPr>
                <m:sty m:val="b"/>
              </m:rPr>
              <w:rPr>
                <w:rFonts w:ascii="Cambria Math" w:hAnsi="Cambria Math"/>
              </w:rPr>
              <m:t>)</m:t>
            </m:r>
          </m:den>
        </m:f>
        <m:r>
          <m:rPr>
            <m:sty m:val="bi"/>
          </m:rPr>
          <w:rPr>
            <w:rFonts w:ascii="Cambria Math" w:hAnsi="Cambria Math"/>
          </w:rPr>
          <m:t>=</m:t>
        </m:r>
        <m:f>
          <m:fPr>
            <m:ctrlPr>
              <w:rPr>
                <w:rFonts w:ascii="Cambria Math" w:hAnsi="Cambria Math"/>
                <w:b/>
                <w:bCs/>
                <w:iCs/>
              </w:rPr>
            </m:ctrlPr>
          </m:fPr>
          <m:num>
            <m:r>
              <w:rPr>
                <w:rFonts w:ascii="Cambria Math" w:hAnsi="Cambria Math"/>
                <w:sz w:val="24"/>
                <w:szCs w:val="24"/>
              </w:rPr>
              <m:t>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eastAsiaTheme="minorEastAsia" w:hAnsi="Cambria Math" w:hint="eastAsia"/>
                    <w:sz w:val="24"/>
                    <w:szCs w:val="24"/>
                    <w:lang w:eastAsia="zh-TW"/>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m:t>
                </m:r>
              </m:e>
            </m:nary>
          </m:num>
          <m:den>
            <m:nary>
              <m:naryPr>
                <m:chr m:val="∑"/>
                <m:limLoc m:val="undOvr"/>
                <m:ctrlPr>
                  <w:rPr>
                    <w:rFonts w:ascii="Cambria Math" w:hAnsi="Cambria Math"/>
                    <w:i/>
                    <w:iCs/>
                  </w:rPr>
                </m:ctrlPr>
              </m:naryPr>
              <m:sub>
                <m:r>
                  <w:rPr>
                    <w:rFonts w:ascii="Cambria Math" w:hAnsi="Cambria Math"/>
                  </w:rPr>
                  <m:t>k</m:t>
                </m:r>
              </m:sub>
              <m:sup/>
              <m:e>
                <m:r>
                  <w:rPr>
                    <w:rFonts w:ascii="Cambria Math" w:hAnsi="Cambria Math"/>
                  </w:rPr>
                  <m:t>p</m:t>
                </m:r>
                <m:r>
                  <m:rPr>
                    <m:sty m:val="p"/>
                  </m:rPr>
                  <w:rPr>
                    <w:rFonts w:ascii="Cambria Math" w:hAnsi="Cambria Math"/>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m:rPr>
                    <m:sty m:val="b"/>
                  </m:rPr>
                  <w:rPr>
                    <w:rFonts w:ascii="Cambria Math" w:hAnsi="Cambria Math"/>
                  </w:rPr>
                  <m:t>)</m:t>
                </m:r>
                <m:r>
                  <w:rPr>
                    <w:rFonts w:ascii="Cambria Math" w:hAnsi="Cambria Math"/>
                    <w:sz w:val="24"/>
                    <w:szCs w:val="24"/>
                  </w:rPr>
                  <m:t>p</m:t>
                </m:r>
                <m:d>
                  <m:dPr>
                    <m:endChr m:val="|"/>
                    <m:ctrlPr>
                      <w:rPr>
                        <w:rFonts w:ascii="Cambria Math" w:hAnsi="Cambria Math"/>
                      </w:rPr>
                    </m:ctrlPr>
                  </m:dPr>
                  <m:e>
                    <m:r>
                      <m:rPr>
                        <m:sty m:val="bi"/>
                      </m:rPr>
                      <w:rPr>
                        <w:rFonts w:ascii="Cambria Math" w:hAnsi="Cambria Math"/>
                      </w:rPr>
                      <m:t>x</m:t>
                    </m:r>
                    <m:ctrlPr>
                      <w:rPr>
                        <w:rFonts w:ascii="Cambria Math" w:eastAsiaTheme="minorEastAsia" w:hAnsi="Cambria Math"/>
                        <w:lang w:eastAsia="zh-TW"/>
                      </w:rPr>
                    </m:ctrlPr>
                  </m:e>
                </m:d>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e>
            </m:nary>
          </m:den>
        </m:f>
      </m:oMath>
    </w:p>
    <w:p w14:paraId="01BA42A5" w14:textId="72D034E5" w:rsidR="002B2698" w:rsidRPr="002B2698" w:rsidRDefault="002B2698" w:rsidP="005E4A1F">
      <w:pPr>
        <w:jc w:val="left"/>
      </w:pPr>
      <w:r>
        <w:t xml:space="preserve">The corresponding Bayes classifier would be </w:t>
      </w:r>
      <m:oMath>
        <m:acc>
          <m:accPr>
            <m:ctrlPr>
              <w:rPr>
                <w:rFonts w:ascii="Cambria Math" w:hAnsi="Cambria Math"/>
              </w:rPr>
            </m:ctrlPr>
          </m:accPr>
          <m:e>
            <m:r>
              <m:rPr>
                <m:sty m:val="p"/>
              </m:rPr>
              <w:rPr>
                <w:rFonts w:ascii="Cambria Math" w:hAnsi="Cambria Math"/>
              </w:rPr>
              <m:t>y</m:t>
            </m:r>
          </m:e>
        </m:acc>
        <m:r>
          <m:rPr>
            <m:sty m:val="p"/>
          </m:rPr>
          <w:rPr>
            <w:rFonts w:ascii="Cambria Math" w:hAnsi="Cambria Math"/>
          </w:rPr>
          <m:t xml:space="preserve">=argmax </m:t>
        </m:r>
        <m:r>
          <w:rPr>
            <w:rFonts w:ascii="Cambria Math" w:hAnsi="Cambria Math"/>
            <w:sz w:val="24"/>
            <w:szCs w:val="24"/>
          </w:rPr>
          <m:t>p</m:t>
        </m:r>
        <m:d>
          <m:dPr>
            <m:ctrlPr>
              <w:rPr>
                <w:rFonts w:ascii="Cambria Math" w:eastAsiaTheme="minorEastAsia" w:hAnsi="Cambria Math" w:cs="MS Gothic"/>
                <w:i/>
                <w:sz w:val="24"/>
                <w:szCs w:val="24"/>
                <w:lang w:eastAsia="zh-TW"/>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ctrlPr>
              <w:rPr>
                <w:rFonts w:ascii="Cambria Math" w:hAnsi="Cambria Math"/>
                <w:i/>
                <w:sz w:val="24"/>
                <w:szCs w:val="24"/>
              </w:rPr>
            </m:ctrlPr>
          </m:e>
        </m:d>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p</m:t>
            </m:r>
            <m:r>
              <w:rPr>
                <w:rFonts w:ascii="Cambria Math" w:eastAsiaTheme="minorEastAsia" w:hAnsi="Cambria Math" w:cs="MS Gothic" w:hint="eastAsia"/>
                <w:sz w:val="24"/>
                <w:szCs w:val="24"/>
                <w:lang w:eastAsia="zh-TW"/>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eastAsiaTheme="minorEastAsia" w:hAnsi="Cambria Math" w:hint="eastAsia"/>
                <w:sz w:val="24"/>
                <w:szCs w:val="24"/>
                <w:lang w:eastAsia="zh-TW"/>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m:t>
            </m:r>
          </m:e>
        </m:nary>
      </m:oMath>
      <w:r>
        <w:rPr>
          <w:sz w:val="24"/>
          <w:szCs w:val="24"/>
        </w:rPr>
        <w:t>.</w:t>
      </w:r>
    </w:p>
    <w:p w14:paraId="2FCF34C3" w14:textId="6560E526" w:rsidR="00A2613C" w:rsidRDefault="00D73255" w:rsidP="002C2859">
      <w:pPr>
        <w:pStyle w:val="Heading4"/>
      </w:pPr>
      <w:r>
        <w:t xml:space="preserve">Overview </w:t>
      </w:r>
      <w:r w:rsidR="006B7E48">
        <w:t>of</w:t>
      </w:r>
      <w:r>
        <w:t xml:space="preserve"> </w:t>
      </w:r>
      <w:r w:rsidR="00A2613C">
        <w:t>Decision tree</w:t>
      </w:r>
    </w:p>
    <w:p w14:paraId="3B27EA04" w14:textId="1A792EEF" w:rsidR="00A2613C" w:rsidRPr="007B6C54" w:rsidRDefault="00A2613C" w:rsidP="009C7D6D">
      <w:r>
        <w:t>We</w:t>
      </w:r>
      <w:r w:rsidRPr="007B6C54">
        <w:t xml:space="preserve"> would like to first discuss decision trees below </w:t>
      </w:r>
      <w:r w:rsidRPr="007B6C54">
        <w:rPr>
          <w:rFonts w:hint="eastAsia"/>
        </w:rPr>
        <w:t>f</w:t>
      </w:r>
      <w:r w:rsidRPr="007B6C54">
        <w:t xml:space="preserve">ollowing </w:t>
      </w:r>
      <w:proofErr w:type="spellStart"/>
      <w:r w:rsidRPr="007B6C54">
        <w:t>Wahlstorm</w:t>
      </w:r>
      <w:proofErr w:type="spellEnd"/>
      <w:r w:rsidRPr="007B6C54">
        <w:t xml:space="preserve"> lecture on Tree-based methods, Bagging and Random Fores</w:t>
      </w:r>
      <w:r>
        <w:t>t</w:t>
      </w:r>
      <w:r w:rsidRPr="007B6C54">
        <w:rPr>
          <w:rStyle w:val="FootnoteReference"/>
        </w:rPr>
        <w:footnoteReference w:id="47"/>
      </w:r>
      <w:r w:rsidRPr="007B6C54">
        <w:t>.</w:t>
      </w:r>
    </w:p>
    <w:p w14:paraId="054978BE" w14:textId="77777777" w:rsidR="00A2613C" w:rsidRPr="007B6C54" w:rsidRDefault="00A2613C" w:rsidP="009C7D6D">
      <w:r w:rsidRPr="007B6C54">
        <w:t xml:space="preserve">Decision tree can be applied to both regression and classification. </w:t>
      </w:r>
    </w:p>
    <w:p w14:paraId="6EA9C9F7" w14:textId="7B265EE9" w:rsidR="00A2613C" w:rsidRPr="007B6C54" w:rsidRDefault="00A2613C" w:rsidP="009C7D6D">
      <w:r w:rsidRPr="00A2613C">
        <w:rPr>
          <w:rFonts w:hint="eastAsia"/>
          <w:b/>
          <w:bCs/>
        </w:rPr>
        <w:t>Re</w:t>
      </w:r>
      <w:r w:rsidRPr="00A2613C">
        <w:rPr>
          <w:b/>
          <w:bCs/>
        </w:rPr>
        <w:t xml:space="preserve">gression tree </w:t>
      </w:r>
      <w:r w:rsidRPr="007B6C54">
        <w:t xml:space="preserve">look at the mean of training data within the region where regression decision tree looks to partition into </w:t>
      </w:r>
      <m:oMath>
        <m:r>
          <m:rPr>
            <m:sty m:val="p"/>
          </m:rPr>
          <w:rPr>
            <w:rFonts w:ascii="Cambria Math" w:hAnsi="Cambria Math"/>
          </w:rPr>
          <m:t>L</m:t>
        </m:r>
      </m:oMath>
      <w:r w:rsidRPr="007B6C54">
        <w:t xml:space="preserve"> regions, </w:t>
      </w:r>
      <m:oMath>
        <m:sSub>
          <m:sSubPr>
            <m:ctrlPr>
              <w:rPr>
                <w:rFonts w:ascii="Cambria Math" w:hAnsi="Cambria Math"/>
              </w:rPr>
            </m:ctrlPr>
          </m:sSubPr>
          <m:e>
            <m:r>
              <m:rPr>
                <m:sty m:val="p"/>
              </m:rP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w:rPr>
                <w:rFonts w:ascii="Cambria Math" w:hAnsi="Cambria Math"/>
              </w:rPr>
              <m:t>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w:rPr>
                <w:rFonts w:ascii="Cambria Math" w:hAnsi="Cambria Math"/>
              </w:rPr>
              <m:t>L</m:t>
            </m:r>
          </m:sub>
        </m:sSub>
      </m:oMath>
      <w:r w:rsidRPr="007B6C54">
        <w:rPr>
          <w:rFonts w:hint="eastAsia"/>
        </w:rPr>
        <w:t xml:space="preserve"> </w:t>
      </w:r>
      <w:r w:rsidRPr="007B6C54">
        <w:t xml:space="preserve">. </w:t>
      </w:r>
    </w:p>
    <w:p w14:paraId="02B60ABC" w14:textId="3B19F1B8" w:rsidR="00A2613C" w:rsidRPr="007B6C54" w:rsidRDefault="00A2613C" w:rsidP="009C7D6D">
      <w:r w:rsidRPr="007B6C54">
        <w:t xml:space="preserve">The prediction model is </w:t>
      </w:r>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m:t>
                </m:r>
              </m:sub>
            </m:sSub>
          </m:e>
        </m:acc>
        <m:r>
          <m:rPr>
            <m:sty m:val="p"/>
          </m:rPr>
          <w:rPr>
            <w:rFonts w:ascii="Cambria Math" w:hAnsi="Cambria Math"/>
          </w:rPr>
          <m:t>=</m:t>
        </m:r>
        <m:nary>
          <m:naryPr>
            <m:chr m:val="∑"/>
            <m:limLoc m:val="undOvr"/>
            <m:ctrlPr>
              <w:rPr>
                <w:rFonts w:ascii="Cambria Math" w:hAnsi="Cambria Math"/>
              </w:rPr>
            </m:ctrlPr>
          </m:naryPr>
          <m:sub>
            <m:r>
              <w:rPr>
                <w:rFonts w:ascii="Cambria Math" w:hAnsi="Cambria Math"/>
              </w:rPr>
              <m:t>l=1</m:t>
            </m:r>
          </m:sub>
          <m:sup>
            <m:r>
              <w:rPr>
                <w:rFonts w:ascii="Cambria Math" w:hAnsi="Cambria Math"/>
              </w:rPr>
              <m:t>L</m:t>
            </m:r>
          </m:sup>
          <m:e>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l</m:t>
                    </m:r>
                  </m:sub>
                </m:sSub>
              </m:e>
            </m:acc>
          </m:e>
        </m:nary>
        <m:r>
          <m:rPr>
            <m:scr m:val="double-struck"/>
          </m:rPr>
          <w:rPr>
            <w:rFonts w:ascii="Cambria Math" w:hAnsi="Cambria Math"/>
          </w:rPr>
          <m:t>I</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l</m:t>
                </m:r>
              </m:sub>
            </m:sSub>
          </m:e>
        </m:d>
      </m:oMath>
      <w:r w:rsidRPr="007B6C54">
        <w:rPr>
          <w:rFonts w:hint="eastAsia"/>
        </w:rPr>
        <w:t xml:space="preserve"> </w:t>
      </w:r>
      <w:r w:rsidRPr="007B6C54">
        <w:t xml:space="preserve">where </w:t>
      </w:r>
      <m:oMath>
        <m:r>
          <m:rPr>
            <m:scr m:val="double-struck"/>
          </m:rPr>
          <w:rPr>
            <w:rFonts w:ascii="Cambria Math" w:hAnsi="Cambria Math"/>
          </w:rPr>
          <m:t>I</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l</m:t>
                </m:r>
              </m:sub>
            </m:sSub>
          </m:e>
        </m:d>
      </m:oMath>
      <w:r w:rsidRPr="007B6C54">
        <w:t xml:space="preserve"> is the indicator function</w:t>
      </w:r>
    </w:p>
    <w:p w14:paraId="1CC68778" w14:textId="77777777" w:rsidR="00A2613C" w:rsidRPr="007B6C54" w:rsidRDefault="00A2613C" w:rsidP="009C7D6D"/>
    <w:p w14:paraId="19A58264" w14:textId="77777777" w:rsidR="00A2613C" w:rsidRPr="007B6C54" w:rsidRDefault="00A2613C" w:rsidP="009C7D6D">
      <m:oMathPara>
        <m:oMath>
          <m:r>
            <m:rPr>
              <m:scr m:val="double-struck"/>
              <m:sty m:val="p"/>
            </m:rP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hint="eastAsia"/>
                      </w:rPr>
                      <m:t xml:space="preserve">1, if x </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e>
                </m:mr>
                <m:mr>
                  <m:e>
                    <m:r>
                      <m:rPr>
                        <m:sty m:val="p"/>
                      </m:rPr>
                      <w:rPr>
                        <w:rFonts w:ascii="Cambria Math" w:hAnsi="Cambria Math"/>
                      </w:rPr>
                      <m:t>0, if x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e>
                </m:mr>
              </m:m>
            </m:e>
          </m:d>
        </m:oMath>
      </m:oMathPara>
    </w:p>
    <w:p w14:paraId="69212607" w14:textId="5143C8DB" w:rsidR="00A2613C" w:rsidRPr="007B6C54" w:rsidRDefault="00A2613C" w:rsidP="009C7D6D">
      <w:r w:rsidRPr="007B6C54">
        <w:rPr>
          <w:rFonts w:hint="eastAsia"/>
        </w:rPr>
        <w:t>a</w:t>
      </w:r>
      <w:r w:rsidRPr="007B6C54">
        <w:t xml:space="preserve">nd </w:t>
      </w:r>
      <w:r w:rsidR="00F0601E" w:rsidRPr="00F0601E">
        <w:fldChar w:fldCharType="begin"/>
      </w:r>
      <w:r w:rsidR="00F0601E" w:rsidRPr="00F0601E">
        <w:instrText xml:space="preserve"> QUOTE </w:instrText>
      </w:r>
      <w:r w:rsidR="00715F36">
        <w:rPr>
          <w:position w:val="-6"/>
        </w:rPr>
        <w:pict w14:anchorId="7EA305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4.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o=&quot;http://schemas.microsoft.com/office/mac/office/2008/main&quot; xmlns:mc=&quot;http://schemas.openxmlformats.org/markup-compatibility/2006&quot; xmlns:mv=&quot;urn:schemas-microsoft-com:mac:vml&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20&quot;/&gt;&lt;w:bordersDontSurroundHeader/&gt;&lt;w:bordersDontSurroundFooter/&gt;&lt;w:stylePaneFormatFilter w:val=&quot;3F04&quot;/&gt;&lt;w:defaultTabStop w:val=&quot;720&quot;/&gt;&lt;w:evenAndOddHeaders/&gt;&lt;w:displayHorizontalDrawingGridEvery w:val=&quot;0&quot;/&gt;&lt;w:displayVerticalDrawingGridEvery w:val=&quot;0&quot;/&gt;&lt;w:useMarginsForDrawingGridOrigin/&gt;&lt;w:characterSpacingControl w:val=&quot;DontCompress&quot;/&gt;&lt;w:webPageEncoding w:val=&quot;ks_c_5601-1987&quot;/&gt;&lt;w:optimizeForBrowser/&gt;&lt;w:relyOnVML/&gt;&lt;w:allowPNG/&gt;&lt;w:doNotSaveWebPagesAsSingleFile/&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1A0250&quot;/&gt;&lt;wsp:rsid wsp:val=&quot;00012F6E&quot;/&gt;&lt;wsp:rsid wsp:val=&quot;00016ED5&quot;/&gt;&lt;wsp:rsid wsp:val=&quot;0002443C&quot;/&gt;&lt;wsp:rsid wsp:val=&quot;0003069F&quot;/&gt;&lt;wsp:rsid wsp:val=&quot;000317F8&quot;/&gt;&lt;wsp:rsid wsp:val=&quot;00035D0E&quot;/&gt;&lt;wsp:rsid wsp:val=&quot;000502F1&quot;/&gt;&lt;wsp:rsid wsp:val=&quot;000557F4&quot;/&gt;&lt;wsp:rsid wsp:val=&quot;00065EDF&quot;/&gt;&lt;wsp:rsid wsp:val=&quot;0006631B&quot;/&gt;&lt;wsp:rsid wsp:val=&quot;00070C81&quot;/&gt;&lt;wsp:rsid wsp:val=&quot;00071710&quot;/&gt;&lt;wsp:rsid wsp:val=&quot;00072DD1&quot;/&gt;&lt;wsp:rsid wsp:val=&quot;00084068&quot;/&gt;&lt;wsp:rsid wsp:val=&quot;00086C23&quot;/&gt;&lt;wsp:rsid wsp:val=&quot;0009109B&quot;/&gt;&lt;wsp:rsid wsp:val=&quot;000A2998&quot;/&gt;&lt;wsp:rsid wsp:val=&quot;000A5488&quot;/&gt;&lt;wsp:rsid wsp:val=&quot;000B07EA&quot;/&gt;&lt;wsp:rsid wsp:val=&quot;000B6316&quot;/&gt;&lt;wsp:rsid wsp:val=&quot;000C3D97&quot;/&gt;&lt;wsp:rsid wsp:val=&quot;000C5305&quot;/&gt;&lt;wsp:rsid wsp:val=&quot;000D3070&quot;/&gt;&lt;wsp:rsid wsp:val=&quot;000D41DD&quot;/&gt;&lt;wsp:rsid wsp:val=&quot;000D4778&quot;/&gt;&lt;wsp:rsid wsp:val=&quot;000E262A&quot;/&gt;&lt;wsp:rsid wsp:val=&quot;000E4B89&quot;/&gt;&lt;wsp:rsid wsp:val=&quot;000E7808&quot;/&gt;&lt;wsp:rsid wsp:val=&quot;000F287A&quot;/&gt;&lt;wsp:rsid wsp:val=&quot;000F28AD&quot;/&gt;&lt;wsp:rsid wsp:val=&quot;00120278&quot;/&gt;&lt;wsp:rsid wsp:val=&quot;00123893&quot;/&gt;&lt;wsp:rsid wsp:val=&quot;00124D59&quot;/&gt;&lt;wsp:rsid wsp:val=&quot;00125E65&quot;/&gt;&lt;wsp:rsid wsp:val=&quot;001318DC&quot;/&gt;&lt;wsp:rsid wsp:val=&quot;001324B3&quot;/&gt;&lt;wsp:rsid wsp:val=&quot;00146558&quot;/&gt;&lt;wsp:rsid wsp:val=&quot;001471F2&quot;/&gt;&lt;wsp:rsid wsp:val=&quot;00150630&quot;/&gt;&lt;wsp:rsid wsp:val=&quot;001638C5&quot;/&gt;&lt;wsp:rsid wsp:val=&quot;00183A26&quot;/&gt;&lt;wsp:rsid wsp:val=&quot;00186C45&quot;/&gt;&lt;wsp:rsid wsp:val=&quot;00196CCD&quot;/&gt;&lt;wsp:rsid wsp:val=&quot;001A0250&quot;/&gt;&lt;wsp:rsid wsp:val=&quot;001A31BF&quot;/&gt;&lt;wsp:rsid wsp:val=&quot;001A634B&quot;/&gt;&lt;wsp:rsid wsp:val=&quot;001B3382&quot;/&gt;&lt;wsp:rsid wsp:val=&quot;001C286B&quot;/&gt;&lt;wsp:rsid wsp:val=&quot;001C304E&quot;/&gt;&lt;wsp:rsid wsp:val=&quot;001C7832&quot;/&gt;&lt;wsp:rsid wsp:val=&quot;001D008B&quot;/&gt;&lt;wsp:rsid wsp:val=&quot;001D5CD1&quot;/&gt;&lt;wsp:rsid wsp:val=&quot;001D795F&quot;/&gt;&lt;wsp:rsid wsp:val=&quot;001D79BF&quot;/&gt;&lt;wsp:rsid wsp:val=&quot;002058AB&quot;/&gt;&lt;wsp:rsid wsp:val=&quot;002132A0&quot;/&gt;&lt;wsp:rsid wsp:val=&quot;00217640&quot;/&gt;&lt;wsp:rsid wsp:val=&quot;00223A4A&quot;/&gt;&lt;wsp:rsid wsp:val=&quot;002247BD&quot;/&gt;&lt;wsp:rsid wsp:val=&quot;0023057A&quot;/&gt;&lt;wsp:rsid wsp:val=&quot;00234E32&quot;/&gt;&lt;wsp:rsid wsp:val=&quot;0023752C&quot;/&gt;&lt;wsp:rsid wsp:val=&quot;002430F6&quot;/&gt;&lt;wsp:rsid wsp:val=&quot;00255A0B&quot;/&gt;&lt;wsp:rsid wsp:val=&quot;002625F4&quot;/&gt;&lt;wsp:rsid wsp:val=&quot;00262EC7&quot;/&gt;&lt;wsp:rsid wsp:val=&quot;002771A2&quot;/&gt;&lt;wsp:rsid wsp:val=&quot;00280B9C&quot;/&gt;&lt;wsp:rsid wsp:val=&quot;00283946&quot;/&gt;&lt;wsp:rsid wsp:val=&quot;00290930&quot;/&gt;&lt;wsp:rsid wsp:val=&quot;0029094C&quot;/&gt;&lt;wsp:rsid wsp:val=&quot;002B030A&quot;/&gt;&lt;wsp:rsid wsp:val=&quot;002B11C0&quot;/&gt;&lt;wsp:rsid wsp:val=&quot;002B1FA7&quot;/&gt;&lt;wsp:rsid wsp:val=&quot;002B73A3&quot;/&gt;&lt;wsp:rsid wsp:val=&quot;002C14B4&quot;/&gt;&lt;wsp:rsid wsp:val=&quot;002C184B&quot;/&gt;&lt;wsp:rsid wsp:val=&quot;002C4B8A&quot;/&gt;&lt;wsp:rsid wsp:val=&quot;002D6AFE&quot;/&gt;&lt;wsp:rsid wsp:val=&quot;002E347C&quot;/&gt;&lt;wsp:rsid wsp:val=&quot;002E7471&quot;/&gt;&lt;wsp:rsid wsp:val=&quot;002F16B1&quot;/&gt;&lt;wsp:rsid wsp:val=&quot;002F3F3F&quot;/&gt;&lt;wsp:rsid wsp:val=&quot;002F7515&quot;/&gt;&lt;wsp:rsid wsp:val=&quot;003005C6&quot;/&gt;&lt;wsp:rsid wsp:val=&quot;00305A4D&quot;/&gt;&lt;wsp:rsid wsp:val=&quot;00305D04&quot;/&gt;&lt;wsp:rsid wsp:val=&quot;00316E0B&quot;/&gt;&lt;wsp:rsid wsp:val=&quot;003218E1&quot;/&gt;&lt;wsp:rsid wsp:val=&quot;00325289&quot;/&gt;&lt;wsp:rsid wsp:val=&quot;00325781&quot;/&gt;&lt;wsp:rsid wsp:val=&quot;00325C18&quot;/&gt;&lt;wsp:rsid wsp:val=&quot;00327316&quot;/&gt;&lt;wsp:rsid wsp:val=&quot;003324E7&quot;/&gt;&lt;wsp:rsid wsp:val=&quot;003442A9&quot;/&gt;&lt;wsp:rsid wsp:val=&quot;00350C51&quot;/&gt;&lt;wsp:rsid wsp:val=&quot;003516B3&quot;/&gt;&lt;wsp:rsid wsp:val=&quot;003609C4&quot;/&gt;&lt;wsp:rsid wsp:val=&quot;003614B8&quot;/&gt;&lt;wsp:rsid wsp:val=&quot;003620E3&quot;/&gt;&lt;wsp:rsid wsp:val=&quot;00364412&quot;/&gt;&lt;wsp:rsid wsp:val=&quot;00366969&quot;/&gt;&lt;wsp:rsid wsp:val=&quot;0037106D&quot;/&gt;&lt;wsp:rsid wsp:val=&quot;0037447E&quot;/&gt;&lt;wsp:rsid wsp:val=&quot;003747BF&quot;/&gt;&lt;wsp:rsid wsp:val=&quot;003762C0&quot;/&gt;&lt;wsp:rsid wsp:val=&quot;0038224B&quot;/&gt;&lt;wsp:rsid wsp:val=&quot;003828B7&quot;/&gt;&lt;wsp:rsid wsp:val=&quot;00383F6A&quot;/&gt;&lt;wsp:rsid wsp:val=&quot;003853B3&quot;/&gt;&lt;wsp:rsid wsp:val=&quot;003A35B3&quot;/&gt;&lt;wsp:rsid wsp:val=&quot;003B3BC1&quot;/&gt;&lt;wsp:rsid wsp:val=&quot;003C4E94&quot;/&gt;&lt;wsp:rsid wsp:val=&quot;003C76DE&quot;/&gt;&lt;wsp:rsid wsp:val=&quot;003D0267&quot;/&gt;&lt;wsp:rsid wsp:val=&quot;003D625D&quot;/&gt;&lt;wsp:rsid wsp:val=&quot;003D74D1&quot;/&gt;&lt;wsp:rsid wsp:val=&quot;003E4CE4&quot;/&gt;&lt;wsp:rsid wsp:val=&quot;003E52BC&quot;/&gt;&lt;wsp:rsid wsp:val=&quot;003E5AAF&quot;/&gt;&lt;wsp:rsid wsp:val=&quot;003F0BCC&quot;/&gt;&lt;wsp:rsid wsp:val=&quot;00400385&quot;/&gt;&lt;wsp:rsid wsp:val=&quot;00401806&quot;/&gt;&lt;wsp:rsid wsp:val=&quot;00402CAE&quot;/&gt;&lt;wsp:rsid wsp:val=&quot;00404F29&quot;/&gt;&lt;wsp:rsid wsp:val=&quot;00404FF3&quot;/&gt;&lt;wsp:rsid wsp:val=&quot;00406170&quot;/&gt;&lt;wsp:rsid wsp:val=&quot;004155BC&quot;/&gt;&lt;wsp:rsid wsp:val=&quot;00417AA5&quot;/&gt;&lt;wsp:rsid wsp:val=&quot;00422E38&quot;/&gt;&lt;wsp:rsid wsp:val=&quot;0043607A&quot;/&gt;&lt;wsp:rsid wsp:val=&quot;00436319&quot;/&gt;&lt;wsp:rsid wsp:val=&quot;004459BA&quot;/&gt;&lt;wsp:rsid wsp:val=&quot;00454591&quot;/&gt;&lt;wsp:rsid wsp:val=&quot;004601F0&quot;/&gt;&lt;wsp:rsid wsp:val=&quot;00462B21&quot;/&gt;&lt;wsp:rsid wsp:val=&quot;00477827&quot;/&gt;&lt;wsp:rsid wsp:val=&quot;00484039&quot;/&gt;&lt;wsp:rsid wsp:val=&quot;00485AE8&quot;/&gt;&lt;wsp:rsid wsp:val=&quot;00490EBD&quot;/&gt;&lt;wsp:rsid wsp:val=&quot;00492899&quot;/&gt;&lt;wsp:rsid wsp:val=&quot;00493264&quot;/&gt;&lt;wsp:rsid wsp:val=&quot;004A0D0D&quot;/&gt;&lt;wsp:rsid wsp:val=&quot;004A5E2A&quot;/&gt;&lt;wsp:rsid wsp:val=&quot;004A5EF5&quot;/&gt;&lt;wsp:rsid wsp:val=&quot;004B715B&quot;/&gt;&lt;wsp:rsid wsp:val=&quot;004C4BE1&quot;/&gt;&lt;wsp:rsid wsp:val=&quot;004D311F&quot;/&gt;&lt;wsp:rsid wsp:val=&quot;004E0CEE&quot;/&gt;&lt;wsp:rsid wsp:val=&quot;004E2A3A&quot;/&gt;&lt;wsp:rsid wsp:val=&quot;004E6B93&quot;/&gt;&lt;wsp:rsid wsp:val=&quot;004E764C&quot;/&gt;&lt;wsp:rsid wsp:val=&quot;004F19CE&quot;/&gt;&lt;wsp:rsid wsp:val=&quot;004F6E9D&quot;/&gt;&lt;wsp:rsid wsp:val=&quot;00503158&quot;/&gt;&lt;wsp:rsid wsp:val=&quot;00505651&quot;/&gt;&lt;wsp:rsid wsp:val=&quot;005103B8&quot;/&gt;&lt;wsp:rsid wsp:val=&quot;005110BA&quot;/&gt;&lt;wsp:rsid wsp:val=&quot;005170C3&quot;/&gt;&lt;wsp:rsid wsp:val=&quot;00537351&quot;/&gt;&lt;wsp:rsid wsp:val=&quot;00543A3E&quot;/&gt;&lt;wsp:rsid wsp:val=&quot;00544046&quot;/&gt;&lt;wsp:rsid wsp:val=&quot;00546B0D&quot;/&gt;&lt;wsp:rsid wsp:val=&quot;0055005E&quot;/&gt;&lt;wsp:rsid wsp:val=&quot;00553CDA&quot;/&gt;&lt;wsp:rsid wsp:val=&quot;005634C9&quot;/&gt;&lt;wsp:rsid wsp:val=&quot;005639FC&quot;/&gt;&lt;wsp:rsid wsp:val=&quot;005656A3&quot;/&gt;&lt;wsp:rsid wsp:val=&quot;005661E3&quot;/&gt;&lt;wsp:rsid wsp:val=&quot;00567433&quot;/&gt;&lt;wsp:rsid wsp:val=&quot;0057145A&quot;/&gt;&lt;wsp:rsid wsp:val=&quot;0057210C&quot;/&gt;&lt;wsp:rsid wsp:val=&quot;005747FF&quot;/&gt;&lt;wsp:rsid wsp:val=&quot;0057716C&quot;/&gt;&lt;wsp:rsid wsp:val=&quot;005A1351&quot;/&gt;&lt;wsp:rsid wsp:val=&quot;005A5B61&quot;/&gt;&lt;wsp:rsid wsp:val=&quot;005A62CA&quot;/&gt;&lt;wsp:rsid wsp:val=&quot;005A73AC&quot;/&gt;&lt;wsp:rsid wsp:val=&quot;005B59F4&quot;/&gt;&lt;wsp:rsid wsp:val=&quot;005C03F8&quot;/&gt;&lt;wsp:rsid wsp:val=&quot;005C12E3&quot;/&gt;&lt;wsp:rsid wsp:val=&quot;005C1897&quot;/&gt;&lt;wsp:rsid wsp:val=&quot;005C76E8&quot;/&gt;&lt;wsp:rsid wsp:val=&quot;005D042F&quot;/&gt;&lt;wsp:rsid wsp:val=&quot;005E199F&quot;/&gt;&lt;wsp:rsid wsp:val=&quot;005F2B4C&quot;/&gt;&lt;wsp:rsid wsp:val=&quot;005F4CD0&quot;/&gt;&lt;wsp:rsid wsp:val=&quot;005F78B5&quot;/&gt;&lt;wsp:rsid wsp:val=&quot;00604B3B&quot;/&gt;&lt;wsp:rsid wsp:val=&quot;00606311&quot;/&gt;&lt;wsp:rsid wsp:val=&quot;0060684A&quot;/&gt;&lt;wsp:rsid wsp:val=&quot;00610C7B&quot;/&gt;&lt;wsp:rsid wsp:val=&quot;00616EB4&quot;/&gt;&lt;wsp:rsid wsp:val=&quot;00624A5A&quot;/&gt;&lt;wsp:rsid wsp:val=&quot;00630BF3&quot;/&gt;&lt;wsp:rsid wsp:val=&quot;00632FF1&quot;/&gt;&lt;wsp:rsid wsp:val=&quot;00637106&quot;/&gt;&lt;wsp:rsid wsp:val=&quot;00644694&quot;/&gt;&lt;wsp:rsid wsp:val=&quot;00647780&quot;/&gt;&lt;wsp:rsid wsp:val=&quot;00664BB9&quot;/&gt;&lt;wsp:rsid wsp:val=&quot;0066573A&quot;/&gt;&lt;wsp:rsid wsp:val=&quot;00671F1F&quot;/&gt;&lt;wsp:rsid wsp:val=&quot;00674135&quot;/&gt;&lt;wsp:rsid wsp:val=&quot;0067580C&quot;/&gt;&lt;wsp:rsid wsp:val=&quot;0068586A&quot;/&gt;&lt;wsp:rsid wsp:val=&quot;00690ED7&quot;/&gt;&lt;wsp:rsid wsp:val=&quot;006947ED&quot;/&gt;&lt;wsp:rsid wsp:val=&quot;006A0766&quot;/&gt;&lt;wsp:rsid wsp:val=&quot;006A40D2&quot;/&gt;&lt;wsp:rsid wsp:val=&quot;006A4DD3&quot;/&gt;&lt;wsp:rsid wsp:val=&quot;006B1CA1&quot;/&gt;&lt;wsp:rsid wsp:val=&quot;006B3551&quot;/&gt;&lt;wsp:rsid wsp:val=&quot;006B4A5F&quot;/&gt;&lt;wsp:rsid wsp:val=&quot;006B7AA2&quot;/&gt;&lt;wsp:rsid wsp:val=&quot;006C7EE9&quot;/&gt;&lt;wsp:rsid wsp:val=&quot;006D099A&quot;/&gt;&lt;wsp:rsid wsp:val=&quot;006D5631&quot;/&gt;&lt;wsp:rsid wsp:val=&quot;006D6E42&quot;/&gt;&lt;wsp:rsid wsp:val=&quot;006D7A13&quot;/&gt;&lt;wsp:rsid wsp:val=&quot;006E0B28&quot;/&gt;&lt;wsp:rsid wsp:val=&quot;006E60BE&quot;/&gt;&lt;wsp:rsid wsp:val=&quot;006E75CD&quot;/&gt;&lt;wsp:rsid wsp:val=&quot;006E797E&quot;/&gt;&lt;wsp:rsid wsp:val=&quot;006F71A9&quot;/&gt;&lt;wsp:rsid wsp:val=&quot;00702B6A&quot;/&gt;&lt;wsp:rsid wsp:val=&quot;00702E53&quot;/&gt;&lt;wsp:rsid wsp:val=&quot;0070344F&quot;/&gt;&lt;wsp:rsid wsp:val=&quot;00704C8F&quot;/&gt;&lt;wsp:rsid wsp:val=&quot;007109D1&quot;/&gt;&lt;wsp:rsid wsp:val=&quot;00722C9C&quot;/&gt;&lt;wsp:rsid wsp:val=&quot;0072502D&quot;/&gt;&lt;wsp:rsid wsp:val=&quot;007346E8&quot;/&gt;&lt;wsp:rsid wsp:val=&quot;007409F1&quot;/&gt;&lt;wsp:rsid wsp:val=&quot;0074277C&quot;/&gt;&lt;wsp:rsid wsp:val=&quot;007513CD&quot;/&gt;&lt;wsp:rsid wsp:val=&quot;00752CB4&quot;/&gt;&lt;wsp:rsid wsp:val=&quot;0075497D&quot;/&gt;&lt;wsp:rsid wsp:val=&quot;00757194&quot;/&gt;&lt;wsp:rsid wsp:val=&quot;00763DFC&quot;/&gt;&lt;wsp:rsid wsp:val=&quot;007653B1&quot;/&gt;&lt;wsp:rsid wsp:val=&quot;00784060&quot;/&gt;&lt;wsp:rsid wsp:val=&quot;00785581&quot;/&gt;&lt;wsp:rsid wsp:val=&quot;00785917&quot;/&gt;&lt;wsp:rsid wsp:val=&quot;0078612D&quot;/&gt;&lt;wsp:rsid wsp:val=&quot;00795FAC&quot;/&gt;&lt;wsp:rsid wsp:val=&quot;007A32C7&quot;/&gt;&lt;wsp:rsid wsp:val=&quot;007A66B4&quot;/&gt;&lt;wsp:rsid wsp:val=&quot;007D0AD8&quot;/&gt;&lt;wsp:rsid wsp:val=&quot;007D3A43&quot;/&gt;&lt;wsp:rsid wsp:val=&quot;007F64C2&quot;/&gt;&lt;wsp:rsid wsp:val=&quot;00803075&quot;/&gt;&lt;wsp:rsid wsp:val=&quot;00813227&quot;/&gt;&lt;wsp:rsid wsp:val=&quot;008233E7&quot;/&gt;&lt;wsp:rsid wsp:val=&quot;0083173E&quot;/&gt;&lt;wsp:rsid wsp:val=&quot;0083222E&quot;/&gt;&lt;wsp:rsid wsp:val=&quot;00841316&quot;/&gt;&lt;wsp:rsid wsp:val=&quot;0085762C&quot;/&gt;&lt;wsp:rsid wsp:val=&quot;00857ED2&quot;/&gt;&lt;wsp:rsid wsp:val=&quot;00862FC7&quot;/&gt;&lt;wsp:rsid wsp:val=&quot;008655E5&quot;/&gt;&lt;wsp:rsid wsp:val=&quot;00867CD0&quot;/&gt;&lt;wsp:rsid wsp:val=&quot;00867E77&quot;/&gt;&lt;wsp:rsid wsp:val=&quot;00870422&quot;/&gt;&lt;wsp:rsid wsp:val=&quot;00895B71&quot;/&gt;&lt;wsp:rsid wsp:val=&quot;008A2330&quot;/&gt;&lt;wsp:rsid wsp:val=&quot;008A65BD&quot;/&gt;&lt;wsp:rsid wsp:val=&quot;008B5B77&quot;/&gt;&lt;wsp:rsid wsp:val=&quot;008C1C4F&quot;/&gt;&lt;wsp:rsid wsp:val=&quot;008D225C&quot;/&gt;&lt;wsp:rsid wsp:val=&quot;008D5C77&quot;/&gt;&lt;wsp:rsid wsp:val=&quot;008D7C63&quot;/&gt;&lt;wsp:rsid wsp:val=&quot;008D7F30&quot;/&gt;&lt;wsp:rsid wsp:val=&quot;008E57CB&quot;/&gt;&lt;wsp:rsid wsp:val=&quot;008E5AE6&quot;/&gt;&lt;wsp:rsid wsp:val=&quot;008F011B&quot;/&gt;&lt;wsp:rsid wsp:val=&quot;008F07A3&quot;/&gt;&lt;wsp:rsid wsp:val=&quot;008F3C1F&quot;/&gt;&lt;wsp:rsid wsp:val=&quot;009007BD&quot;/&gt;&lt;wsp:rsid wsp:val=&quot;0090329D&quot;/&gt;&lt;wsp:rsid wsp:val=&quot;009120E8&quot;/&gt;&lt;wsp:rsid wsp:val=&quot;00917132&quot;/&gt;&lt;wsp:rsid wsp:val=&quot;009238C6&quot;/&gt;&lt;wsp:rsid wsp:val=&quot;00927587&quot;/&gt;&lt;wsp:rsid wsp:val=&quot;009444DC&quot;/&gt;&lt;wsp:rsid wsp:val=&quot;009453D4&quot;/&gt;&lt;wsp:rsid wsp:val=&quot;00951664&quot;/&gt;&lt;wsp:rsid wsp:val=&quot;009525DC&quot;/&gt;&lt;wsp:rsid wsp:val=&quot;009552E9&quot;/&gt;&lt;wsp:rsid wsp:val=&quot;0096294A&quot;/&gt;&lt;wsp:rsid wsp:val=&quot;0096380C&quot;/&gt;&lt;wsp:rsid wsp:val=&quot;00964399&quot;/&gt;&lt;wsp:rsid wsp:val=&quot;00967509&quot;/&gt;&lt;wsp:rsid wsp:val=&quot;00985F48&quot;/&gt;&lt;wsp:rsid wsp:val=&quot;00985FCA&quot;/&gt;&lt;wsp:rsid wsp:val=&quot;009A742C&quot;/&gt;&lt;wsp:rsid wsp:val=&quot;009B1749&quot;/&gt;&lt;wsp:rsid wsp:val=&quot;009B3598&quot;/&gt;&lt;wsp:rsid wsp:val=&quot;009B6A1A&quot;/&gt;&lt;wsp:rsid wsp:val=&quot;009C0DD8&quot;/&gt;&lt;wsp:rsid wsp:val=&quot;009C2AC3&quot;/&gt;&lt;wsp:rsid wsp:val=&quot;009C7D6D&quot;/&gt;&lt;wsp:rsid wsp:val=&quot;009D0FBE&quot;/&gt;&lt;wsp:rsid wsp:val=&quot;00A06A1E&quot;/&gt;&lt;wsp:rsid wsp:val=&quot;00A11F49&quot;/&gt;&lt;wsp:rsid wsp:val=&quot;00A12C29&quot;/&gt;&lt;wsp:rsid wsp:val=&quot;00A17F7E&quot;/&gt;&lt;wsp:rsid wsp:val=&quot;00A2613C&quot;/&gt;&lt;wsp:rsid wsp:val=&quot;00A31904&quot;/&gt;&lt;wsp:rsid wsp:val=&quot;00A3306B&quot;/&gt;&lt;wsp:rsid wsp:val=&quot;00A35D7A&quot;/&gt;&lt;wsp:rsid wsp:val=&quot;00A721C9&quot;/&gt;&lt;wsp:rsid wsp:val=&quot;00A73008&quot;/&gt;&lt;wsp:rsid wsp:val=&quot;00A76FFC&quot;/&gt;&lt;wsp:rsid wsp:val=&quot;00A86DE9&quot;/&gt;&lt;wsp:rsid wsp:val=&quot;00A953F3&quot;/&gt;&lt;wsp:rsid wsp:val=&quot;00A96132&quot;/&gt;&lt;wsp:rsid wsp:val=&quot;00AA14F0&quot;/&gt;&lt;wsp:rsid wsp:val=&quot;00AA342F&quot;/&gt;&lt;wsp:rsid wsp:val=&quot;00AA5305&quot;/&gt;&lt;wsp:rsid wsp:val=&quot;00AA7784&quot;/&gt;&lt;wsp:rsid wsp:val=&quot;00AB1C58&quot;/&gt;&lt;wsp:rsid wsp:val=&quot;00AD152B&quot;/&gt;&lt;wsp:rsid wsp:val=&quot;00AD395B&quot;/&gt;&lt;wsp:rsid wsp:val=&quot;00AD3AB7&quot;/&gt;&lt;wsp:rsid wsp:val=&quot;00AF0C21&quot;/&gt;&lt;wsp:rsid wsp:val=&quot;00B01307&quot;/&gt;&lt;wsp:rsid wsp:val=&quot;00B02A7F&quot;/&gt;&lt;wsp:rsid wsp:val=&quot;00B02BB1&quot;/&gt;&lt;wsp:rsid wsp:val=&quot;00B06D7A&quot;/&gt;&lt;wsp:rsid wsp:val=&quot;00B144E6&quot;/&gt;&lt;wsp:rsid wsp:val=&quot;00B35664&quot;/&gt;&lt;wsp:rsid wsp:val=&quot;00B42F65&quot;/&gt;&lt;wsp:rsid wsp:val=&quot;00B45B3A&quot;/&gt;&lt;wsp:rsid wsp:val=&quot;00B45E25&quot;/&gt;&lt;wsp:rsid wsp:val=&quot;00B4685B&quot;/&gt;&lt;wsp:rsid wsp:val=&quot;00B52F62&quot;/&gt;&lt;wsp:rsid wsp:val=&quot;00B53ADB&quot;/&gt;&lt;wsp:rsid wsp:val=&quot;00B77014&quot;/&gt;&lt;wsp:rsid wsp:val=&quot;00B927E0&quot;/&gt;&lt;wsp:rsid wsp:val=&quot;00B94624&quot;/&gt;&lt;wsp:rsid wsp:val=&quot;00BA26F7&quot;/&gt;&lt;wsp:rsid wsp:val=&quot;00BC6135&quot;/&gt;&lt;wsp:rsid wsp:val=&quot;00BC6BC4&quot;/&gt;&lt;wsp:rsid wsp:val=&quot;00BD46A4&quot;/&gt;&lt;wsp:rsid wsp:val=&quot;00BD69E7&quot;/&gt;&lt;wsp:rsid wsp:val=&quot;00BE3130&quot;/&gt;&lt;wsp:rsid wsp:val=&quot;00BF5651&quot;/&gt;&lt;wsp:rsid wsp:val=&quot;00BF731D&quot;/&gt;&lt;wsp:rsid wsp:val=&quot;00C1527A&quot;/&gt;&lt;wsp:rsid wsp:val=&quot;00C16D79&quot;/&gt;&lt;wsp:rsid wsp:val=&quot;00C16E9C&quot;/&gt;&lt;wsp:rsid wsp:val=&quot;00C25211&quot;/&gt;&lt;wsp:rsid wsp:val=&quot;00C426BC&quot;/&gt;&lt;wsp:rsid wsp:val=&quot;00C52470&quot;/&gt;&lt;wsp:rsid wsp:val=&quot;00C576DF&quot;/&gt;&lt;wsp:rsid wsp:val=&quot;00C618CD&quot;/&gt;&lt;wsp:rsid wsp:val=&quot;00C66FBE&quot;/&gt;&lt;wsp:rsid wsp:val=&quot;00C81F77&quot;/&gt;&lt;wsp:rsid wsp:val=&quot;00C829A9&quot;/&gt;&lt;wsp:rsid wsp:val=&quot;00C94E5D&quot;/&gt;&lt;wsp:rsid wsp:val=&quot;00C9752F&quot;/&gt;&lt;wsp:rsid wsp:val=&quot;00C97F4E&quot;/&gt;&lt;wsp:rsid wsp:val=&quot;00CA0007&quot;/&gt;&lt;wsp:rsid wsp:val=&quot;00CA1E0A&quot;/&gt;&lt;wsp:rsid wsp:val=&quot;00CA5BAA&quot;/&gt;&lt;wsp:rsid wsp:val=&quot;00CB1710&quot;/&gt;&lt;wsp:rsid wsp:val=&quot;00CB4983&quot;/&gt;&lt;wsp:rsid wsp:val=&quot;00CB7CE3&quot;/&gt;&lt;wsp:rsid wsp:val=&quot;00CC6448&quot;/&gt;&lt;wsp:rsid wsp:val=&quot;00CF0CB4&quot;/&gt;&lt;wsp:rsid wsp:val=&quot;00CF73FA&quot;/&gt;&lt;wsp:rsid wsp:val=&quot;00D01A29&quot;/&gt;&lt;wsp:rsid wsp:val=&quot;00D0713E&quot;/&gt;&lt;wsp:rsid wsp:val=&quot;00D10437&quot;/&gt;&lt;wsp:rsid wsp:val=&quot;00D146D9&quot;/&gt;&lt;wsp:rsid wsp:val=&quot;00D16561&quot;/&gt;&lt;wsp:rsid wsp:val=&quot;00D2229F&quot;/&gt;&lt;wsp:rsid wsp:val=&quot;00D226EE&quot;/&gt;&lt;wsp:rsid wsp:val=&quot;00D26E99&quot;/&gt;&lt;wsp:rsid wsp:val=&quot;00D32C9F&quot;/&gt;&lt;wsp:rsid wsp:val=&quot;00D6065B&quot;/&gt;&lt;wsp:rsid wsp:val=&quot;00D63611&quot;/&gt;&lt;wsp:rsid wsp:val=&quot;00D73255&quot;/&gt;&lt;wsp:rsid wsp:val=&quot;00D745BD&quot;/&gt;&lt;wsp:rsid wsp:val=&quot;00D776BD&quot;/&gt;&lt;wsp:rsid wsp:val=&quot;00D816D8&quot;/&gt;&lt;wsp:rsid wsp:val=&quot;00DA20DB&quot;/&gt;&lt;wsp:rsid wsp:val=&quot;00DA4F45&quot;/&gt;&lt;wsp:rsid wsp:val=&quot;00DB59B6&quot;/&gt;&lt;wsp:rsid wsp:val=&quot;00DC1663&quot;/&gt;&lt;wsp:rsid wsp:val=&quot;00DC1A55&quot;/&gt;&lt;wsp:rsid wsp:val=&quot;00DC6FAF&quot;/&gt;&lt;wsp:rsid wsp:val=&quot;00DD232F&quot;/&gt;&lt;wsp:rsid wsp:val=&quot;00DD2A63&quot;/&gt;&lt;wsp:rsid wsp:val=&quot;00DD3E5C&quot;/&gt;&lt;wsp:rsid wsp:val=&quot;00DE5B27&quot;/&gt;&lt;wsp:rsid wsp:val=&quot;00DF297D&quot;/&gt;&lt;wsp:rsid wsp:val=&quot;00E04F6F&quot;/&gt;&lt;wsp:rsid wsp:val=&quot;00E14FA8&quot;/&gt;&lt;wsp:rsid wsp:val=&quot;00E205D4&quot;/&gt;&lt;wsp:rsid wsp:val=&quot;00E24CC4&quot;/&gt;&lt;wsp:rsid wsp:val=&quot;00E26484&quot;/&gt;&lt;wsp:rsid wsp:val=&quot;00E510A8&quot;/&gt;&lt;wsp:rsid wsp:val=&quot;00E51F52&quot;/&gt;&lt;wsp:rsid wsp:val=&quot;00E5257A&quot;/&gt;&lt;wsp:rsid wsp:val=&quot;00E536A6&quot;/&gt;&lt;wsp:rsid wsp:val=&quot;00E55307&quot;/&gt;&lt;wsp:rsid wsp:val=&quot;00E5631D&quot;/&gt;&lt;wsp:rsid wsp:val=&quot;00E57ADC&quot;/&gt;&lt;wsp:rsid wsp:val=&quot;00E57D2F&quot;/&gt;&lt;wsp:rsid wsp:val=&quot;00E6167A&quot;/&gt;&lt;wsp:rsid wsp:val=&quot;00E626FF&quot;/&gt;&lt;wsp:rsid wsp:val=&quot;00E91891&quot;/&gt;&lt;wsp:rsid wsp:val=&quot;00E93C21&quot;/&gt;&lt;wsp:rsid wsp:val=&quot;00E95990&quot;/&gt;&lt;wsp:rsid wsp:val=&quot;00E96BD8&quot;/&gt;&lt;wsp:rsid wsp:val=&quot;00E9761A&quot;/&gt;&lt;wsp:rsid wsp:val=&quot;00E977F1&quot;/&gt;&lt;wsp:rsid wsp:val=&quot;00EA28AD&quot;/&gt;&lt;wsp:rsid wsp:val=&quot;00EA4620&quot;/&gt;&lt;wsp:rsid wsp:val=&quot;00EC2317&quot;/&gt;&lt;wsp:rsid wsp:val=&quot;00ED5BB6&quot;/&gt;&lt;wsp:rsid wsp:val=&quot;00EE6052&quot;/&gt;&lt;wsp:rsid wsp:val=&quot;00F054BA&quot;/&gt;&lt;wsp:rsid wsp:val=&quot;00F0601E&quot;/&gt;&lt;wsp:rsid wsp:val=&quot;00F12756&quot;/&gt;&lt;wsp:rsid wsp:val=&quot;00F20509&quot;/&gt;&lt;wsp:rsid wsp:val=&quot;00F239D6&quot;/&gt;&lt;wsp:rsid wsp:val=&quot;00F25BD0&quot;/&gt;&lt;wsp:rsid wsp:val=&quot;00F32629&quot;/&gt;&lt;wsp:rsid wsp:val=&quot;00F3411A&quot;/&gt;&lt;wsp:rsid wsp:val=&quot;00F34C2A&quot;/&gt;&lt;wsp:rsid wsp:val=&quot;00F5614E&quot;/&gt;&lt;wsp:rsid wsp:val=&quot;00F66FF6&quot;/&gt;&lt;wsp:rsid wsp:val=&quot;00F677F6&quot;/&gt;&lt;wsp:rsid wsp:val=&quot;00F71884&quot;/&gt;&lt;wsp:rsid wsp:val=&quot;00F7591C&quot;/&gt;&lt;wsp:rsid wsp:val=&quot;00F760DC&quot;/&gt;&lt;wsp:rsid wsp:val=&quot;00F8073F&quot;/&gt;&lt;wsp:rsid wsp:val=&quot;00F835BA&quot;/&gt;&lt;wsp:rsid wsp:val=&quot;00F86B59&quot;/&gt;&lt;wsp:rsid wsp:val=&quot;00F909B9&quot;/&gt;&lt;wsp:rsid wsp:val=&quot;00F90A30&quot;/&gt;&lt;wsp:rsid wsp:val=&quot;00F96B0F&quot;/&gt;&lt;wsp:rsid wsp:val=&quot;00F978FC&quot;/&gt;&lt;wsp:rsid wsp:val=&quot;00FA6AB9&quot;/&gt;&lt;wsp:rsid wsp:val=&quot;00FA7A33&quot;/&gt;&lt;wsp:rsid wsp:val=&quot;00FB2E89&quot;/&gt;&lt;wsp:rsid wsp:val=&quot;00FB66A3&quot;/&gt;&lt;wsp:rsid wsp:val=&quot;00FB7389&quot;/&gt;&lt;wsp:rsid wsp:val=&quot;00FC161F&quot;/&gt;&lt;wsp:rsid wsp:val=&quot;00FC50BB&quot;/&gt;&lt;wsp:rsid wsp:val=&quot;00FD06A9&quot;/&gt;&lt;wsp:rsid wsp:val=&quot;00FD0A0C&quot;/&gt;&lt;wsp:rsid wsp:val=&quot;00FD133F&quot;/&gt;&lt;wsp:rsid wsp:val=&quot;00FD6C98&quot;/&gt;&lt;wsp:rsid wsp:val=&quot;00FE0436&quot;/&gt;&lt;wsp:rsid wsp:val=&quot;00FE7904&quot;/&gt;&lt;wsp:rsid wsp:val=&quot;00FF10CE&quot;/&gt;&lt;wsp:rsid wsp:val=&quot;00FF1513&quot;/&gt;&lt;wsp:rsid wsp:val=&quot;00FF6C8F&quot;/&gt;&lt;/wsp:rsids&gt;&lt;/w:docPr&gt;&lt;w:body&gt;&lt;wx:sect&gt;&lt;w:p wsp:rsidR=&quot;00000000&quot; wsp:rsidRDefault=&quot;00DA20DB&quot; wsp:rsidP=&quot;00DA20DB&quot;&gt;&lt;m:oMathPara&gt;&lt;m:oMath&gt;&lt;m:acc&gt;&lt;m:accPr&gt;&lt;m:ctrlPr&gt;&lt;aml:annotation aml:id=&quot;0&quot; w:type=&quot;Word.Insertion&quot; aml:author=&quot;??Sing&quot; aml:createdate=&quot;2020-07-12T17:46:00Z&quot;&gt;&lt;aml:content&gt;&lt;w:rPr&gt;&lt;w:rFonts w:ascii=&quot;Cambria Math&quot; w:h-ansi=&quot;Cambria Math&quot;/&gt;&lt;wx:font wx:val0D=&quot;Cambria Math&quot;/&gt;&lt;/w:rPr&gt;&lt;/aml:content&gt;&lt;/aml:annotation&gt;&lt;/m:ctrlPr&gt;&lt;/m:accPr&gt;&lt;m:e&gt;&lt;m:sSub&gt;&lt;m:sSubPr&gt;&lt;m:ctrlPr&gt;&lt;aml:annotation aml:id=&quot;1&quot; w:type=&quot;Word.Insertion&quot; aml:author=&quot;??Sing&quot; aml:createdate=&quot;2020-07-12T17:46:00Z&quot;&gt;&lt;aml:content&gt;&lt;w:rPr&gt;&lt;w:rFonts w:as0Dcii=&quot;Cambria Math&quot; w:h-ansi=&quot;Cambria Math&quot;/&gt;&lt;wx:font wx:val=&quot;Cambria Math&quot;/&gt;&lt;w:i/&gt;&lt;/w:rPr&gt;&lt;/aml:content&gt;&lt;/aml:annotation&gt;&lt;/m:ctrlPr&gt;&lt;/m:sSubPr&gt;&lt;m:e&gt;&lt;aml:annotation aml:id=&quot;2&quot; w:type=&quot;Word.Insertion&quot; aml:author=&quot;??Sing&quot; aml:createdate=&quot;2020-07-12T17:46:00D0Z&quot;&gt;&lt;aml:content&gt;&lt;m:r&gt;&lt;w:rPr&gt;&lt;w:rFonts w:ascii=&quot;Cambria Math&quot; w:h-ansi=&quot;Cambria Math&quot;/&gt;&lt;wx:font wx:val=&quot;Cambria Math&quot;/&gt;&lt;w:i/&gt;&lt;/w:rPr&gt;&lt;m:t&gt;y&lt;/m:t&gt;&lt;/m:r&gt;&lt;/aml:content&gt;&lt;/aml:annotation&gt;&lt;/m:e&gt;&lt;m:sub&gt;&lt;aml:annotation aml:id=&quot;3&quot; w:type=&quot;Word.Insertion&quot; aml:author=&quot;??Sing&quot; aml:createdate=&quot;2020-07-12T17:46:00Z&quot;&gt;&lt;aml:content&gt;&lt;m:r&gt;&lt;w:rPr&gt;&lt;w:rFonts w:ascii=&quot;Cambria Math&quot; w:h-ansi=&quot;Cambria Math&quot;/&gt;&lt;wx:font wx:val=&quot;Cambria Math&quot;/&gt;&lt;w:i/&gt;&lt;/w:rPr&gt;&lt;m:t&gt;l&lt;/m:t&gt;&lt;/m:r&gt;&lt;/aml:content&gt;&lt;/aml:annotation&gt;&lt;/m:sub&gt;&lt;/m:sSub&gt;&lt;/m:e&gt;&lt;/mho:acc&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r w:rsidR="00F0601E" w:rsidRPr="00F0601E">
        <w:instrText xml:space="preserve"> </w:instrText>
      </w:r>
      <w:r w:rsidR="00F0601E" w:rsidRPr="00F0601E">
        <w:fldChar w:fldCharType="separate"/>
      </w:r>
      <w:r w:rsidR="00715F36">
        <w:rPr>
          <w:position w:val="-6"/>
        </w:rPr>
        <w:pict w14:anchorId="4F07A6FD">
          <v:shape id="_x0000_i1026" type="#_x0000_t75" style="width:8.4pt;height:14.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o=&quot;http://schemas.microsoft.com/office/mac/office/2008/main&quot; xmlns:mc=&quot;http://schemas.openxmlformats.org/markup-compatibility/2006&quot; xmlns:mv=&quot;urn:schemas-microsoft-com:mac:vml&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20&quot;/&gt;&lt;w:bordersDontSurroundHeader/&gt;&lt;w:bordersDontSurroundFooter/&gt;&lt;w:stylePaneFormatFilter w:val=&quot;3F04&quot;/&gt;&lt;w:defaultTabStop w:val=&quot;720&quot;/&gt;&lt;w:evenAndOddHeaders/&gt;&lt;w:displayHorizontalDrawingGridEvery w:val=&quot;0&quot;/&gt;&lt;w:displayVerticalDrawingGridEvery w:val=&quot;0&quot;/&gt;&lt;w:useMarginsForDrawingGridOrigin/&gt;&lt;w:characterSpacingControl w:val=&quot;DontCompress&quot;/&gt;&lt;w:webPageEncoding w:val=&quot;ks_c_5601-1987&quot;/&gt;&lt;w:optimizeForBrowser/&gt;&lt;w:relyOnVML/&gt;&lt;w:allowPNG/&gt;&lt;w:doNotSaveWebPagesAsSingleFile/&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1A0250&quot;/&gt;&lt;wsp:rsid wsp:val=&quot;00012F6E&quot;/&gt;&lt;wsp:rsid wsp:val=&quot;00016ED5&quot;/&gt;&lt;wsp:rsid wsp:val=&quot;0002443C&quot;/&gt;&lt;wsp:rsid wsp:val=&quot;0003069F&quot;/&gt;&lt;wsp:rsid wsp:val=&quot;000317F8&quot;/&gt;&lt;wsp:rsid wsp:val=&quot;00035D0E&quot;/&gt;&lt;wsp:rsid wsp:val=&quot;000502F1&quot;/&gt;&lt;wsp:rsid wsp:val=&quot;000557F4&quot;/&gt;&lt;wsp:rsid wsp:val=&quot;00065EDF&quot;/&gt;&lt;wsp:rsid wsp:val=&quot;0006631B&quot;/&gt;&lt;wsp:rsid wsp:val=&quot;00070C81&quot;/&gt;&lt;wsp:rsid wsp:val=&quot;00071710&quot;/&gt;&lt;wsp:rsid wsp:val=&quot;00072DD1&quot;/&gt;&lt;wsp:rsid wsp:val=&quot;00084068&quot;/&gt;&lt;wsp:rsid wsp:val=&quot;00086C23&quot;/&gt;&lt;wsp:rsid wsp:val=&quot;0009109B&quot;/&gt;&lt;wsp:rsid wsp:val=&quot;000A2998&quot;/&gt;&lt;wsp:rsid wsp:val=&quot;000A5488&quot;/&gt;&lt;wsp:rsid wsp:val=&quot;000B07EA&quot;/&gt;&lt;wsp:rsid wsp:val=&quot;000B6316&quot;/&gt;&lt;wsp:rsid wsp:val=&quot;000C3D97&quot;/&gt;&lt;wsp:rsid wsp:val=&quot;000C5305&quot;/&gt;&lt;wsp:rsid wsp:val=&quot;000D3070&quot;/&gt;&lt;wsp:rsid wsp:val=&quot;000D41DD&quot;/&gt;&lt;wsp:rsid wsp:val=&quot;000D4778&quot;/&gt;&lt;wsp:rsid wsp:val=&quot;000E262A&quot;/&gt;&lt;wsp:rsid wsp:val=&quot;000E4B89&quot;/&gt;&lt;wsp:rsid wsp:val=&quot;000E7808&quot;/&gt;&lt;wsp:rsid wsp:val=&quot;000F287A&quot;/&gt;&lt;wsp:rsid wsp:val=&quot;000F28AD&quot;/&gt;&lt;wsp:rsid wsp:val=&quot;00120278&quot;/&gt;&lt;wsp:rsid wsp:val=&quot;00123893&quot;/&gt;&lt;wsp:rsid wsp:val=&quot;00124D59&quot;/&gt;&lt;wsp:rsid wsp:val=&quot;00125E65&quot;/&gt;&lt;wsp:rsid wsp:val=&quot;001318DC&quot;/&gt;&lt;wsp:rsid wsp:val=&quot;001324B3&quot;/&gt;&lt;wsp:rsid wsp:val=&quot;00146558&quot;/&gt;&lt;wsp:rsid wsp:val=&quot;001471F2&quot;/&gt;&lt;wsp:rsid wsp:val=&quot;00150630&quot;/&gt;&lt;wsp:rsid wsp:val=&quot;001638C5&quot;/&gt;&lt;wsp:rsid wsp:val=&quot;00183A26&quot;/&gt;&lt;wsp:rsid wsp:val=&quot;00186C45&quot;/&gt;&lt;wsp:rsid wsp:val=&quot;00196CCD&quot;/&gt;&lt;wsp:rsid wsp:val=&quot;001A0250&quot;/&gt;&lt;wsp:rsid wsp:val=&quot;001A31BF&quot;/&gt;&lt;wsp:rsid wsp:val=&quot;001A634B&quot;/&gt;&lt;wsp:rsid wsp:val=&quot;001B3382&quot;/&gt;&lt;wsp:rsid wsp:val=&quot;001C286B&quot;/&gt;&lt;wsp:rsid wsp:val=&quot;001C304E&quot;/&gt;&lt;wsp:rsid wsp:val=&quot;001C7832&quot;/&gt;&lt;wsp:rsid wsp:val=&quot;001D008B&quot;/&gt;&lt;wsp:rsid wsp:val=&quot;001D5CD1&quot;/&gt;&lt;wsp:rsid wsp:val=&quot;001D795F&quot;/&gt;&lt;wsp:rsid wsp:val=&quot;001D79BF&quot;/&gt;&lt;wsp:rsid wsp:val=&quot;002058AB&quot;/&gt;&lt;wsp:rsid wsp:val=&quot;002132A0&quot;/&gt;&lt;wsp:rsid wsp:val=&quot;00217640&quot;/&gt;&lt;wsp:rsid wsp:val=&quot;00223A4A&quot;/&gt;&lt;wsp:rsid wsp:val=&quot;002247BD&quot;/&gt;&lt;wsp:rsid wsp:val=&quot;0023057A&quot;/&gt;&lt;wsp:rsid wsp:val=&quot;00234E32&quot;/&gt;&lt;wsp:rsid wsp:val=&quot;0023752C&quot;/&gt;&lt;wsp:rsid wsp:val=&quot;002430F6&quot;/&gt;&lt;wsp:rsid wsp:val=&quot;00255A0B&quot;/&gt;&lt;wsp:rsid wsp:val=&quot;002625F4&quot;/&gt;&lt;wsp:rsid wsp:val=&quot;00262EC7&quot;/&gt;&lt;wsp:rsid wsp:val=&quot;002771A2&quot;/&gt;&lt;wsp:rsid wsp:val=&quot;00280B9C&quot;/&gt;&lt;wsp:rsid wsp:val=&quot;00283946&quot;/&gt;&lt;wsp:rsid wsp:val=&quot;00290930&quot;/&gt;&lt;wsp:rsid wsp:val=&quot;0029094C&quot;/&gt;&lt;wsp:rsid wsp:val=&quot;002B030A&quot;/&gt;&lt;wsp:rsid wsp:val=&quot;002B11C0&quot;/&gt;&lt;wsp:rsid wsp:val=&quot;002B1FA7&quot;/&gt;&lt;wsp:rsid wsp:val=&quot;002B73A3&quot;/&gt;&lt;wsp:rsid wsp:val=&quot;002C14B4&quot;/&gt;&lt;wsp:rsid wsp:val=&quot;002C184B&quot;/&gt;&lt;wsp:rsid wsp:val=&quot;002C4B8A&quot;/&gt;&lt;wsp:rsid wsp:val=&quot;002D6AFE&quot;/&gt;&lt;wsp:rsid wsp:val=&quot;002E347C&quot;/&gt;&lt;wsp:rsid wsp:val=&quot;002E7471&quot;/&gt;&lt;wsp:rsid wsp:val=&quot;002F16B1&quot;/&gt;&lt;wsp:rsid wsp:val=&quot;002F3F3F&quot;/&gt;&lt;wsp:rsid wsp:val=&quot;002F7515&quot;/&gt;&lt;wsp:rsid wsp:val=&quot;003005C6&quot;/&gt;&lt;wsp:rsid wsp:val=&quot;00305A4D&quot;/&gt;&lt;wsp:rsid wsp:val=&quot;00305D04&quot;/&gt;&lt;wsp:rsid wsp:val=&quot;00316E0B&quot;/&gt;&lt;wsp:rsid wsp:val=&quot;003218E1&quot;/&gt;&lt;wsp:rsid wsp:val=&quot;00325289&quot;/&gt;&lt;wsp:rsid wsp:val=&quot;00325781&quot;/&gt;&lt;wsp:rsid wsp:val=&quot;00325C18&quot;/&gt;&lt;wsp:rsid wsp:val=&quot;00327316&quot;/&gt;&lt;wsp:rsid wsp:val=&quot;003324E7&quot;/&gt;&lt;wsp:rsid wsp:val=&quot;003442A9&quot;/&gt;&lt;wsp:rsid wsp:val=&quot;00350C51&quot;/&gt;&lt;wsp:rsid wsp:val=&quot;003516B3&quot;/&gt;&lt;wsp:rsid wsp:val=&quot;003609C4&quot;/&gt;&lt;wsp:rsid wsp:val=&quot;003614B8&quot;/&gt;&lt;wsp:rsid wsp:val=&quot;003620E3&quot;/&gt;&lt;wsp:rsid wsp:val=&quot;00364412&quot;/&gt;&lt;wsp:rsid wsp:val=&quot;00366969&quot;/&gt;&lt;wsp:rsid wsp:val=&quot;0037106D&quot;/&gt;&lt;wsp:rsid wsp:val=&quot;0037447E&quot;/&gt;&lt;wsp:rsid wsp:val=&quot;003747BF&quot;/&gt;&lt;wsp:rsid wsp:val=&quot;003762C0&quot;/&gt;&lt;wsp:rsid wsp:val=&quot;0038224B&quot;/&gt;&lt;wsp:rsid wsp:val=&quot;003828B7&quot;/&gt;&lt;wsp:rsid wsp:val=&quot;00383F6A&quot;/&gt;&lt;wsp:rsid wsp:val=&quot;003853B3&quot;/&gt;&lt;wsp:rsid wsp:val=&quot;003A35B3&quot;/&gt;&lt;wsp:rsid wsp:val=&quot;003B3BC1&quot;/&gt;&lt;wsp:rsid wsp:val=&quot;003C4E94&quot;/&gt;&lt;wsp:rsid wsp:val=&quot;003C76DE&quot;/&gt;&lt;wsp:rsid wsp:val=&quot;003D0267&quot;/&gt;&lt;wsp:rsid wsp:val=&quot;003D625D&quot;/&gt;&lt;wsp:rsid wsp:val=&quot;003D74D1&quot;/&gt;&lt;wsp:rsid wsp:val=&quot;003E4CE4&quot;/&gt;&lt;wsp:rsid wsp:val=&quot;003E52BC&quot;/&gt;&lt;wsp:rsid wsp:val=&quot;003E5AAF&quot;/&gt;&lt;wsp:rsid wsp:val=&quot;003F0BCC&quot;/&gt;&lt;wsp:rsid wsp:val=&quot;00400385&quot;/&gt;&lt;wsp:rsid wsp:val=&quot;00401806&quot;/&gt;&lt;wsp:rsid wsp:val=&quot;00402CAE&quot;/&gt;&lt;wsp:rsid wsp:val=&quot;00404F29&quot;/&gt;&lt;wsp:rsid wsp:val=&quot;00404FF3&quot;/&gt;&lt;wsp:rsid wsp:val=&quot;00406170&quot;/&gt;&lt;wsp:rsid wsp:val=&quot;004155BC&quot;/&gt;&lt;wsp:rsid wsp:val=&quot;00417AA5&quot;/&gt;&lt;wsp:rsid wsp:val=&quot;00422E38&quot;/&gt;&lt;wsp:rsid wsp:val=&quot;0043607A&quot;/&gt;&lt;wsp:rsid wsp:val=&quot;00436319&quot;/&gt;&lt;wsp:rsid wsp:val=&quot;004459BA&quot;/&gt;&lt;wsp:rsid wsp:val=&quot;00454591&quot;/&gt;&lt;wsp:rsid wsp:val=&quot;004601F0&quot;/&gt;&lt;wsp:rsid wsp:val=&quot;00462B21&quot;/&gt;&lt;wsp:rsid wsp:val=&quot;00477827&quot;/&gt;&lt;wsp:rsid wsp:val=&quot;00484039&quot;/&gt;&lt;wsp:rsid wsp:val=&quot;00485AE8&quot;/&gt;&lt;wsp:rsid wsp:val=&quot;00490EBD&quot;/&gt;&lt;wsp:rsid wsp:val=&quot;00492899&quot;/&gt;&lt;wsp:rsid wsp:val=&quot;00493264&quot;/&gt;&lt;wsp:rsid wsp:val=&quot;004A0D0D&quot;/&gt;&lt;wsp:rsid wsp:val=&quot;004A5E2A&quot;/&gt;&lt;wsp:rsid wsp:val=&quot;004A5EF5&quot;/&gt;&lt;wsp:rsid wsp:val=&quot;004B715B&quot;/&gt;&lt;wsp:rsid wsp:val=&quot;004C4BE1&quot;/&gt;&lt;wsp:rsid wsp:val=&quot;004D311F&quot;/&gt;&lt;wsp:rsid wsp:val=&quot;004E0CEE&quot;/&gt;&lt;wsp:rsid wsp:val=&quot;004E2A3A&quot;/&gt;&lt;wsp:rsid wsp:val=&quot;004E6B93&quot;/&gt;&lt;wsp:rsid wsp:val=&quot;004E764C&quot;/&gt;&lt;wsp:rsid wsp:val=&quot;004F19CE&quot;/&gt;&lt;wsp:rsid wsp:val=&quot;004F6E9D&quot;/&gt;&lt;wsp:rsid wsp:val=&quot;00503158&quot;/&gt;&lt;wsp:rsid wsp:val=&quot;00505651&quot;/&gt;&lt;wsp:rsid wsp:val=&quot;005103B8&quot;/&gt;&lt;wsp:rsid wsp:val=&quot;005110BA&quot;/&gt;&lt;wsp:rsid wsp:val=&quot;005170C3&quot;/&gt;&lt;wsp:rsid wsp:val=&quot;00537351&quot;/&gt;&lt;wsp:rsid wsp:val=&quot;00543A3E&quot;/&gt;&lt;wsp:rsid wsp:val=&quot;00544046&quot;/&gt;&lt;wsp:rsid wsp:val=&quot;00546B0D&quot;/&gt;&lt;wsp:rsid wsp:val=&quot;0055005E&quot;/&gt;&lt;wsp:rsid wsp:val=&quot;00553CDA&quot;/&gt;&lt;wsp:rsid wsp:val=&quot;005634C9&quot;/&gt;&lt;wsp:rsid wsp:val=&quot;005639FC&quot;/&gt;&lt;wsp:rsid wsp:val=&quot;005656A3&quot;/&gt;&lt;wsp:rsid wsp:val=&quot;005661E3&quot;/&gt;&lt;wsp:rsid wsp:val=&quot;00567433&quot;/&gt;&lt;wsp:rsid wsp:val=&quot;0057145A&quot;/&gt;&lt;wsp:rsid wsp:val=&quot;0057210C&quot;/&gt;&lt;wsp:rsid wsp:val=&quot;005747FF&quot;/&gt;&lt;wsp:rsid wsp:val=&quot;0057716C&quot;/&gt;&lt;wsp:rsid wsp:val=&quot;005A1351&quot;/&gt;&lt;wsp:rsid wsp:val=&quot;005A5B61&quot;/&gt;&lt;wsp:rsid wsp:val=&quot;005A62CA&quot;/&gt;&lt;wsp:rsid wsp:val=&quot;005A73AC&quot;/&gt;&lt;wsp:rsid wsp:val=&quot;005B59F4&quot;/&gt;&lt;wsp:rsid wsp:val=&quot;005C03F8&quot;/&gt;&lt;wsp:rsid wsp:val=&quot;005C12E3&quot;/&gt;&lt;wsp:rsid wsp:val=&quot;005C1897&quot;/&gt;&lt;wsp:rsid wsp:val=&quot;005C76E8&quot;/&gt;&lt;wsp:rsid wsp:val=&quot;005D042F&quot;/&gt;&lt;wsp:rsid wsp:val=&quot;005E199F&quot;/&gt;&lt;wsp:rsid wsp:val=&quot;005F2B4C&quot;/&gt;&lt;wsp:rsid wsp:val=&quot;005F4CD0&quot;/&gt;&lt;wsp:rsid wsp:val=&quot;005F78B5&quot;/&gt;&lt;wsp:rsid wsp:val=&quot;00604B3B&quot;/&gt;&lt;wsp:rsid wsp:val=&quot;00606311&quot;/&gt;&lt;wsp:rsid wsp:val=&quot;0060684A&quot;/&gt;&lt;wsp:rsid wsp:val=&quot;00610C7B&quot;/&gt;&lt;wsp:rsid wsp:val=&quot;00616EB4&quot;/&gt;&lt;wsp:rsid wsp:val=&quot;00624A5A&quot;/&gt;&lt;wsp:rsid wsp:val=&quot;00630BF3&quot;/&gt;&lt;wsp:rsid wsp:val=&quot;00632FF1&quot;/&gt;&lt;wsp:rsid wsp:val=&quot;00637106&quot;/&gt;&lt;wsp:rsid wsp:val=&quot;00644694&quot;/&gt;&lt;wsp:rsid wsp:val=&quot;00647780&quot;/&gt;&lt;wsp:rsid wsp:val=&quot;00664BB9&quot;/&gt;&lt;wsp:rsid wsp:val=&quot;0066573A&quot;/&gt;&lt;wsp:rsid wsp:val=&quot;00671F1F&quot;/&gt;&lt;wsp:rsid wsp:val=&quot;00674135&quot;/&gt;&lt;wsp:rsid wsp:val=&quot;0067580C&quot;/&gt;&lt;wsp:rsid wsp:val=&quot;0068586A&quot;/&gt;&lt;wsp:rsid wsp:val=&quot;00690ED7&quot;/&gt;&lt;wsp:rsid wsp:val=&quot;006947ED&quot;/&gt;&lt;wsp:rsid wsp:val=&quot;006A0766&quot;/&gt;&lt;wsp:rsid wsp:val=&quot;006A40D2&quot;/&gt;&lt;wsp:rsid wsp:val=&quot;006A4DD3&quot;/&gt;&lt;wsp:rsid wsp:val=&quot;006B1CA1&quot;/&gt;&lt;wsp:rsid wsp:val=&quot;006B3551&quot;/&gt;&lt;wsp:rsid wsp:val=&quot;006B4A5F&quot;/&gt;&lt;wsp:rsid wsp:val=&quot;006B7AA2&quot;/&gt;&lt;wsp:rsid wsp:val=&quot;006C7EE9&quot;/&gt;&lt;wsp:rsid wsp:val=&quot;006D099A&quot;/&gt;&lt;wsp:rsid wsp:val=&quot;006D5631&quot;/&gt;&lt;wsp:rsid wsp:val=&quot;006D6E42&quot;/&gt;&lt;wsp:rsid wsp:val=&quot;006D7A13&quot;/&gt;&lt;wsp:rsid wsp:val=&quot;006E0B28&quot;/&gt;&lt;wsp:rsid wsp:val=&quot;006E60BE&quot;/&gt;&lt;wsp:rsid wsp:val=&quot;006E75CD&quot;/&gt;&lt;wsp:rsid wsp:val=&quot;006E797E&quot;/&gt;&lt;wsp:rsid wsp:val=&quot;006F71A9&quot;/&gt;&lt;wsp:rsid wsp:val=&quot;00702B6A&quot;/&gt;&lt;wsp:rsid wsp:val=&quot;00702E53&quot;/&gt;&lt;wsp:rsid wsp:val=&quot;0070344F&quot;/&gt;&lt;wsp:rsid wsp:val=&quot;00704C8F&quot;/&gt;&lt;wsp:rsid wsp:val=&quot;007109D1&quot;/&gt;&lt;wsp:rsid wsp:val=&quot;00722C9C&quot;/&gt;&lt;wsp:rsid wsp:val=&quot;0072502D&quot;/&gt;&lt;wsp:rsid wsp:val=&quot;007346E8&quot;/&gt;&lt;wsp:rsid wsp:val=&quot;007409F1&quot;/&gt;&lt;wsp:rsid wsp:val=&quot;0074277C&quot;/&gt;&lt;wsp:rsid wsp:val=&quot;007513CD&quot;/&gt;&lt;wsp:rsid wsp:val=&quot;00752CB4&quot;/&gt;&lt;wsp:rsid wsp:val=&quot;0075497D&quot;/&gt;&lt;wsp:rsid wsp:val=&quot;00757194&quot;/&gt;&lt;wsp:rsid wsp:val=&quot;00763DFC&quot;/&gt;&lt;wsp:rsid wsp:val=&quot;007653B1&quot;/&gt;&lt;wsp:rsid wsp:val=&quot;00784060&quot;/&gt;&lt;wsp:rsid wsp:val=&quot;00785581&quot;/&gt;&lt;wsp:rsid wsp:val=&quot;00785917&quot;/&gt;&lt;wsp:rsid wsp:val=&quot;0078612D&quot;/&gt;&lt;wsp:rsid wsp:val=&quot;00795FAC&quot;/&gt;&lt;wsp:rsid wsp:val=&quot;007A32C7&quot;/&gt;&lt;wsp:rsid wsp:val=&quot;007A66B4&quot;/&gt;&lt;wsp:rsid wsp:val=&quot;007D0AD8&quot;/&gt;&lt;wsp:rsid wsp:val=&quot;007D3A43&quot;/&gt;&lt;wsp:rsid wsp:val=&quot;007F64C2&quot;/&gt;&lt;wsp:rsid wsp:val=&quot;00803075&quot;/&gt;&lt;wsp:rsid wsp:val=&quot;00813227&quot;/&gt;&lt;wsp:rsid wsp:val=&quot;008233E7&quot;/&gt;&lt;wsp:rsid wsp:val=&quot;0083173E&quot;/&gt;&lt;wsp:rsid wsp:val=&quot;0083222E&quot;/&gt;&lt;wsp:rsid wsp:val=&quot;00841316&quot;/&gt;&lt;wsp:rsid wsp:val=&quot;0085762C&quot;/&gt;&lt;wsp:rsid wsp:val=&quot;00857ED2&quot;/&gt;&lt;wsp:rsid wsp:val=&quot;00862FC7&quot;/&gt;&lt;wsp:rsid wsp:val=&quot;008655E5&quot;/&gt;&lt;wsp:rsid wsp:val=&quot;00867CD0&quot;/&gt;&lt;wsp:rsid wsp:val=&quot;00867E77&quot;/&gt;&lt;wsp:rsid wsp:val=&quot;00870422&quot;/&gt;&lt;wsp:rsid wsp:val=&quot;00895B71&quot;/&gt;&lt;wsp:rsid wsp:val=&quot;008A2330&quot;/&gt;&lt;wsp:rsid wsp:val=&quot;008A65BD&quot;/&gt;&lt;wsp:rsid wsp:val=&quot;008B5B77&quot;/&gt;&lt;wsp:rsid wsp:val=&quot;008C1C4F&quot;/&gt;&lt;wsp:rsid wsp:val=&quot;008D225C&quot;/&gt;&lt;wsp:rsid wsp:val=&quot;008D5C77&quot;/&gt;&lt;wsp:rsid wsp:val=&quot;008D7C63&quot;/&gt;&lt;wsp:rsid wsp:val=&quot;008D7F30&quot;/&gt;&lt;wsp:rsid wsp:val=&quot;008E57CB&quot;/&gt;&lt;wsp:rsid wsp:val=&quot;008E5AE6&quot;/&gt;&lt;wsp:rsid wsp:val=&quot;008F011B&quot;/&gt;&lt;wsp:rsid wsp:val=&quot;008F07A3&quot;/&gt;&lt;wsp:rsid wsp:val=&quot;008F3C1F&quot;/&gt;&lt;wsp:rsid wsp:val=&quot;009007BD&quot;/&gt;&lt;wsp:rsid wsp:val=&quot;0090329D&quot;/&gt;&lt;wsp:rsid wsp:val=&quot;009120E8&quot;/&gt;&lt;wsp:rsid wsp:val=&quot;00917132&quot;/&gt;&lt;wsp:rsid wsp:val=&quot;009238C6&quot;/&gt;&lt;wsp:rsid wsp:val=&quot;00927587&quot;/&gt;&lt;wsp:rsid wsp:val=&quot;009444DC&quot;/&gt;&lt;wsp:rsid wsp:val=&quot;009453D4&quot;/&gt;&lt;wsp:rsid wsp:val=&quot;00951664&quot;/&gt;&lt;wsp:rsid wsp:val=&quot;009525DC&quot;/&gt;&lt;wsp:rsid wsp:val=&quot;009552E9&quot;/&gt;&lt;wsp:rsid wsp:val=&quot;0096294A&quot;/&gt;&lt;wsp:rsid wsp:val=&quot;0096380C&quot;/&gt;&lt;wsp:rsid wsp:val=&quot;00964399&quot;/&gt;&lt;wsp:rsid wsp:val=&quot;00967509&quot;/&gt;&lt;wsp:rsid wsp:val=&quot;00985F48&quot;/&gt;&lt;wsp:rsid wsp:val=&quot;00985FCA&quot;/&gt;&lt;wsp:rsid wsp:val=&quot;009A742C&quot;/&gt;&lt;wsp:rsid wsp:val=&quot;009B1749&quot;/&gt;&lt;wsp:rsid wsp:val=&quot;009B3598&quot;/&gt;&lt;wsp:rsid wsp:val=&quot;009B6A1A&quot;/&gt;&lt;wsp:rsid wsp:val=&quot;009C0DD8&quot;/&gt;&lt;wsp:rsid wsp:val=&quot;009C2AC3&quot;/&gt;&lt;wsp:rsid wsp:val=&quot;009C7D6D&quot;/&gt;&lt;wsp:rsid wsp:val=&quot;009D0FBE&quot;/&gt;&lt;wsp:rsid wsp:val=&quot;00A06A1E&quot;/&gt;&lt;wsp:rsid wsp:val=&quot;00A11F49&quot;/&gt;&lt;wsp:rsid wsp:val=&quot;00A12C29&quot;/&gt;&lt;wsp:rsid wsp:val=&quot;00A17F7E&quot;/&gt;&lt;wsp:rsid wsp:val=&quot;00A2613C&quot;/&gt;&lt;wsp:rsid wsp:val=&quot;00A31904&quot;/&gt;&lt;wsp:rsid wsp:val=&quot;00A3306B&quot;/&gt;&lt;wsp:rsid wsp:val=&quot;00A35D7A&quot;/&gt;&lt;wsp:rsid wsp:val=&quot;00A721C9&quot;/&gt;&lt;wsp:rsid wsp:val=&quot;00A73008&quot;/&gt;&lt;wsp:rsid wsp:val=&quot;00A76FFC&quot;/&gt;&lt;wsp:rsid wsp:val=&quot;00A86DE9&quot;/&gt;&lt;wsp:rsid wsp:val=&quot;00A953F3&quot;/&gt;&lt;wsp:rsid wsp:val=&quot;00A96132&quot;/&gt;&lt;wsp:rsid wsp:val=&quot;00AA14F0&quot;/&gt;&lt;wsp:rsid wsp:val=&quot;00AA342F&quot;/&gt;&lt;wsp:rsid wsp:val=&quot;00AA5305&quot;/&gt;&lt;wsp:rsid wsp:val=&quot;00AA7784&quot;/&gt;&lt;wsp:rsid wsp:val=&quot;00AB1C58&quot;/&gt;&lt;wsp:rsid wsp:val=&quot;00AD152B&quot;/&gt;&lt;wsp:rsid wsp:val=&quot;00AD395B&quot;/&gt;&lt;wsp:rsid wsp:val=&quot;00AD3AB7&quot;/&gt;&lt;wsp:rsid wsp:val=&quot;00AF0C21&quot;/&gt;&lt;wsp:rsid wsp:val=&quot;00B01307&quot;/&gt;&lt;wsp:rsid wsp:val=&quot;00B02A7F&quot;/&gt;&lt;wsp:rsid wsp:val=&quot;00B02BB1&quot;/&gt;&lt;wsp:rsid wsp:val=&quot;00B06D7A&quot;/&gt;&lt;wsp:rsid wsp:val=&quot;00B144E6&quot;/&gt;&lt;wsp:rsid wsp:val=&quot;00B35664&quot;/&gt;&lt;wsp:rsid wsp:val=&quot;00B42F65&quot;/&gt;&lt;wsp:rsid wsp:val=&quot;00B45B3A&quot;/&gt;&lt;wsp:rsid wsp:val=&quot;00B45E25&quot;/&gt;&lt;wsp:rsid wsp:val=&quot;00B4685B&quot;/&gt;&lt;wsp:rsid wsp:val=&quot;00B52F62&quot;/&gt;&lt;wsp:rsid wsp:val=&quot;00B53ADB&quot;/&gt;&lt;wsp:rsid wsp:val=&quot;00B77014&quot;/&gt;&lt;wsp:rsid wsp:val=&quot;00B927E0&quot;/&gt;&lt;wsp:rsid wsp:val=&quot;00B94624&quot;/&gt;&lt;wsp:rsid wsp:val=&quot;00BA26F7&quot;/&gt;&lt;wsp:rsid wsp:val=&quot;00BC6135&quot;/&gt;&lt;wsp:rsid wsp:val=&quot;00BC6BC4&quot;/&gt;&lt;wsp:rsid wsp:val=&quot;00BD46A4&quot;/&gt;&lt;wsp:rsid wsp:val=&quot;00BD69E7&quot;/&gt;&lt;wsp:rsid wsp:val=&quot;00BE3130&quot;/&gt;&lt;wsp:rsid wsp:val=&quot;00BF5651&quot;/&gt;&lt;wsp:rsid wsp:val=&quot;00BF731D&quot;/&gt;&lt;wsp:rsid wsp:val=&quot;00C1527A&quot;/&gt;&lt;wsp:rsid wsp:val=&quot;00C16D79&quot;/&gt;&lt;wsp:rsid wsp:val=&quot;00C16E9C&quot;/&gt;&lt;wsp:rsid wsp:val=&quot;00C25211&quot;/&gt;&lt;wsp:rsid wsp:val=&quot;00C426BC&quot;/&gt;&lt;wsp:rsid wsp:val=&quot;00C52470&quot;/&gt;&lt;wsp:rsid wsp:val=&quot;00C576DF&quot;/&gt;&lt;wsp:rsid wsp:val=&quot;00C618CD&quot;/&gt;&lt;wsp:rsid wsp:val=&quot;00C66FBE&quot;/&gt;&lt;wsp:rsid wsp:val=&quot;00C81F77&quot;/&gt;&lt;wsp:rsid wsp:val=&quot;00C829A9&quot;/&gt;&lt;wsp:rsid wsp:val=&quot;00C94E5D&quot;/&gt;&lt;wsp:rsid wsp:val=&quot;00C9752F&quot;/&gt;&lt;wsp:rsid wsp:val=&quot;00C97F4E&quot;/&gt;&lt;wsp:rsid wsp:val=&quot;00CA0007&quot;/&gt;&lt;wsp:rsid wsp:val=&quot;00CA1E0A&quot;/&gt;&lt;wsp:rsid wsp:val=&quot;00CA5BAA&quot;/&gt;&lt;wsp:rsid wsp:val=&quot;00CB1710&quot;/&gt;&lt;wsp:rsid wsp:val=&quot;00CB4983&quot;/&gt;&lt;wsp:rsid wsp:val=&quot;00CB7CE3&quot;/&gt;&lt;wsp:rsid wsp:val=&quot;00CC6448&quot;/&gt;&lt;wsp:rsid wsp:val=&quot;00CF0CB4&quot;/&gt;&lt;wsp:rsid wsp:val=&quot;00CF73FA&quot;/&gt;&lt;wsp:rsid wsp:val=&quot;00D01A29&quot;/&gt;&lt;wsp:rsid wsp:val=&quot;00D0713E&quot;/&gt;&lt;wsp:rsid wsp:val=&quot;00D10437&quot;/&gt;&lt;wsp:rsid wsp:val=&quot;00D146D9&quot;/&gt;&lt;wsp:rsid wsp:val=&quot;00D16561&quot;/&gt;&lt;wsp:rsid wsp:val=&quot;00D2229F&quot;/&gt;&lt;wsp:rsid wsp:val=&quot;00D226EE&quot;/&gt;&lt;wsp:rsid wsp:val=&quot;00D26E99&quot;/&gt;&lt;wsp:rsid wsp:val=&quot;00D32C9F&quot;/&gt;&lt;wsp:rsid wsp:val=&quot;00D6065B&quot;/&gt;&lt;wsp:rsid wsp:val=&quot;00D63611&quot;/&gt;&lt;wsp:rsid wsp:val=&quot;00D73255&quot;/&gt;&lt;wsp:rsid wsp:val=&quot;00D745BD&quot;/&gt;&lt;wsp:rsid wsp:val=&quot;00D776BD&quot;/&gt;&lt;wsp:rsid wsp:val=&quot;00D816D8&quot;/&gt;&lt;wsp:rsid wsp:val=&quot;00DA20DB&quot;/&gt;&lt;wsp:rsid wsp:val=&quot;00DA4F45&quot;/&gt;&lt;wsp:rsid wsp:val=&quot;00DB59B6&quot;/&gt;&lt;wsp:rsid wsp:val=&quot;00DC1663&quot;/&gt;&lt;wsp:rsid wsp:val=&quot;00DC1A55&quot;/&gt;&lt;wsp:rsid wsp:val=&quot;00DC6FAF&quot;/&gt;&lt;wsp:rsid wsp:val=&quot;00DD232F&quot;/&gt;&lt;wsp:rsid wsp:val=&quot;00DD2A63&quot;/&gt;&lt;wsp:rsid wsp:val=&quot;00DD3E5C&quot;/&gt;&lt;wsp:rsid wsp:val=&quot;00DE5B27&quot;/&gt;&lt;wsp:rsid wsp:val=&quot;00DF297D&quot;/&gt;&lt;wsp:rsid wsp:val=&quot;00E04F6F&quot;/&gt;&lt;wsp:rsid wsp:val=&quot;00E14FA8&quot;/&gt;&lt;wsp:rsid wsp:val=&quot;00E205D4&quot;/&gt;&lt;wsp:rsid wsp:val=&quot;00E24CC4&quot;/&gt;&lt;wsp:rsid wsp:val=&quot;00E26484&quot;/&gt;&lt;wsp:rsid wsp:val=&quot;00E510A8&quot;/&gt;&lt;wsp:rsid wsp:val=&quot;00E51F52&quot;/&gt;&lt;wsp:rsid wsp:val=&quot;00E5257A&quot;/&gt;&lt;wsp:rsid wsp:val=&quot;00E536A6&quot;/&gt;&lt;wsp:rsid wsp:val=&quot;00E55307&quot;/&gt;&lt;wsp:rsid wsp:val=&quot;00E5631D&quot;/&gt;&lt;wsp:rsid wsp:val=&quot;00E57ADC&quot;/&gt;&lt;wsp:rsid wsp:val=&quot;00E57D2F&quot;/&gt;&lt;wsp:rsid wsp:val=&quot;00E6167A&quot;/&gt;&lt;wsp:rsid wsp:val=&quot;00E626FF&quot;/&gt;&lt;wsp:rsid wsp:val=&quot;00E91891&quot;/&gt;&lt;wsp:rsid wsp:val=&quot;00E93C21&quot;/&gt;&lt;wsp:rsid wsp:val=&quot;00E95990&quot;/&gt;&lt;wsp:rsid wsp:val=&quot;00E96BD8&quot;/&gt;&lt;wsp:rsid wsp:val=&quot;00E9761A&quot;/&gt;&lt;wsp:rsid wsp:val=&quot;00E977F1&quot;/&gt;&lt;wsp:rsid wsp:val=&quot;00EA28AD&quot;/&gt;&lt;wsp:rsid wsp:val=&quot;00EA4620&quot;/&gt;&lt;wsp:rsid wsp:val=&quot;00EC2317&quot;/&gt;&lt;wsp:rsid wsp:val=&quot;00ED5BB6&quot;/&gt;&lt;wsp:rsid wsp:val=&quot;00EE6052&quot;/&gt;&lt;wsp:rsid wsp:val=&quot;00F054BA&quot;/&gt;&lt;wsp:rsid wsp:val=&quot;00F0601E&quot;/&gt;&lt;wsp:rsid wsp:val=&quot;00F12756&quot;/&gt;&lt;wsp:rsid wsp:val=&quot;00F20509&quot;/&gt;&lt;wsp:rsid wsp:val=&quot;00F239D6&quot;/&gt;&lt;wsp:rsid wsp:val=&quot;00F25BD0&quot;/&gt;&lt;wsp:rsid wsp:val=&quot;00F32629&quot;/&gt;&lt;wsp:rsid wsp:val=&quot;00F3411A&quot;/&gt;&lt;wsp:rsid wsp:val=&quot;00F34C2A&quot;/&gt;&lt;wsp:rsid wsp:val=&quot;00F5614E&quot;/&gt;&lt;wsp:rsid wsp:val=&quot;00F66FF6&quot;/&gt;&lt;wsp:rsid wsp:val=&quot;00F677F6&quot;/&gt;&lt;wsp:rsid wsp:val=&quot;00F71884&quot;/&gt;&lt;wsp:rsid wsp:val=&quot;00F7591C&quot;/&gt;&lt;wsp:rsid wsp:val=&quot;00F760DC&quot;/&gt;&lt;wsp:rsid wsp:val=&quot;00F8073F&quot;/&gt;&lt;wsp:rsid wsp:val=&quot;00F835BA&quot;/&gt;&lt;wsp:rsid wsp:val=&quot;00F86B59&quot;/&gt;&lt;wsp:rsid wsp:val=&quot;00F909B9&quot;/&gt;&lt;wsp:rsid wsp:val=&quot;00F90A30&quot;/&gt;&lt;wsp:rsid wsp:val=&quot;00F96B0F&quot;/&gt;&lt;wsp:rsid wsp:val=&quot;00F978FC&quot;/&gt;&lt;wsp:rsid wsp:val=&quot;00FA6AB9&quot;/&gt;&lt;wsp:rsid wsp:val=&quot;00FA7A33&quot;/&gt;&lt;wsp:rsid wsp:val=&quot;00FB2E89&quot;/&gt;&lt;wsp:rsid wsp:val=&quot;00FB66A3&quot;/&gt;&lt;wsp:rsid wsp:val=&quot;00FB7389&quot;/&gt;&lt;wsp:rsid wsp:val=&quot;00FC161F&quot;/&gt;&lt;wsp:rsid wsp:val=&quot;00FC50BB&quot;/&gt;&lt;wsp:rsid wsp:val=&quot;00FD06A9&quot;/&gt;&lt;wsp:rsid wsp:val=&quot;00FD0A0C&quot;/&gt;&lt;wsp:rsid wsp:val=&quot;00FD133F&quot;/&gt;&lt;wsp:rsid wsp:val=&quot;00FD6C98&quot;/&gt;&lt;wsp:rsid wsp:val=&quot;00FE0436&quot;/&gt;&lt;wsp:rsid wsp:val=&quot;00FE7904&quot;/&gt;&lt;wsp:rsid wsp:val=&quot;00FF10CE&quot;/&gt;&lt;wsp:rsid wsp:val=&quot;00FF1513&quot;/&gt;&lt;wsp:rsid wsp:val=&quot;00FF6C8F&quot;/&gt;&lt;/wsp:rsids&gt;&lt;/w:docPr&gt;&lt;w:body&gt;&lt;wx:sect&gt;&lt;w:p wsp:rsidR=&quot;00000000&quot; wsp:rsidRDefault=&quot;00DA20DB&quot; wsp:rsidP=&quot;00DA20DB&quot;&gt;&lt;m:oMathPara&gt;&lt;m:oMath&gt;&lt;m:acc&gt;&lt;m:accPr&gt;&lt;m:ctrlPr&gt;&lt;aml:annotation aml:id=&quot;0&quot; w:type=&quot;Word.Insertion&quot; aml:author=&quot;??Sing&quot; aml:createdate=&quot;2020-07-12T17:46:00Z&quot;&gt;&lt;aml:content&gt;&lt;w:rPr&gt;&lt;w:rFonts w:ascii=&quot;Cambria Math&quot; w:h-ansi=&quot;Cambria Math&quot;/&gt;&lt;wx:font wx:val0D=&quot;Cambria Math&quot;/&gt;&lt;/w:rPr&gt;&lt;/aml:content&gt;&lt;/aml:annotation&gt;&lt;/m:ctrlPr&gt;&lt;/m:accPr&gt;&lt;m:e&gt;&lt;m:sSub&gt;&lt;m:sSubPr&gt;&lt;m:ctrlPr&gt;&lt;aml:annotation aml:id=&quot;1&quot; w:type=&quot;Word.Insertion&quot; aml:author=&quot;??Sing&quot; aml:createdate=&quot;2020-07-12T17:46:00Z&quot;&gt;&lt;aml:content&gt;&lt;w:rPr&gt;&lt;w:rFonts w:as0Dcii=&quot;Cambria Math&quot; w:h-ansi=&quot;Cambria Math&quot;/&gt;&lt;wx:font wx:val=&quot;Cambria Math&quot;/&gt;&lt;w:i/&gt;&lt;/w:rPr&gt;&lt;/aml:content&gt;&lt;/aml:annotation&gt;&lt;/m:ctrlPr&gt;&lt;/m:sSubPr&gt;&lt;m:e&gt;&lt;aml:annotation aml:id=&quot;2&quot; w:type=&quot;Word.Insertion&quot; aml:author=&quot;??Sing&quot; aml:createdate=&quot;2020-07-12T17:46:00D0Z&quot;&gt;&lt;aml:content&gt;&lt;m:r&gt;&lt;w:rPr&gt;&lt;w:rFonts w:ascii=&quot;Cambria Math&quot; w:h-ansi=&quot;Cambria Math&quot;/&gt;&lt;wx:font wx:val=&quot;Cambria Math&quot;/&gt;&lt;w:i/&gt;&lt;/w:rPr&gt;&lt;m:t&gt;y&lt;/m:t&gt;&lt;/m:r&gt;&lt;/aml:content&gt;&lt;/aml:annotation&gt;&lt;/m:e&gt;&lt;m:sub&gt;&lt;aml:annotation aml:id=&quot;3&quot; w:type=&quot;Word.Insertion&quot; aml:author=&quot;??Sing&quot; aml:createdate=&quot;2020-07-12T17:46:00Z&quot;&gt;&lt;aml:content&gt;&lt;m:r&gt;&lt;w:rPr&gt;&lt;w:rFonts w:ascii=&quot;Cambria Math&quot; w:h-ansi=&quot;Cambria Math&quot;/&gt;&lt;wx:font wx:val=&quot;Cambria Math&quot;/&gt;&lt;w:i/&gt;&lt;/w:rPr&gt;&lt;m:t&gt;l&lt;/m:t&gt;&lt;/m:r&gt;&lt;/aml:content&gt;&lt;/aml:annotation&gt;&lt;/m:sub&gt;&lt;/m:sSub&gt;&lt;/m:e&gt;&lt;/mho:acc&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r w:rsidR="00F0601E" w:rsidRPr="00F0601E">
        <w:fldChar w:fldCharType="end"/>
      </w:r>
      <w:r w:rsidRPr="007B6C54">
        <w:rPr>
          <w:rFonts w:hint="eastAsia"/>
        </w:rPr>
        <w:t xml:space="preserve"> i</w:t>
      </w:r>
      <w:r w:rsidRPr="007B6C54">
        <w:t xml:space="preserve">s constant prediction within each region. For regression tree </w:t>
      </w:r>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l</m:t>
                </m:r>
              </m:sub>
            </m:sSub>
          </m:e>
        </m:acc>
        <m:r>
          <w:rPr>
            <w:rFonts w:ascii="Cambria Math" w:hAnsi="Cambria Math"/>
          </w:rPr>
          <m:t xml:space="preserve"> = average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l</m:t>
                </m:r>
              </m:sub>
            </m:sSub>
          </m:e>
        </m:d>
      </m:oMath>
    </w:p>
    <w:p w14:paraId="37BCBC2D" w14:textId="77777777" w:rsidR="00A2613C" w:rsidRPr="007B6C54" w:rsidRDefault="00A2613C" w:rsidP="009C7D6D">
      <w:r w:rsidRPr="007B6C54">
        <w:t>For each decision tree, we select a random subset of features at each node to decide the optimal split.</w:t>
      </w:r>
    </w:p>
    <w:p w14:paraId="5E8BD7D2" w14:textId="77777777" w:rsidR="00A2613C" w:rsidRPr="007B6C54" w:rsidRDefault="00A2613C" w:rsidP="009C7D6D">
      <w:r w:rsidRPr="00A2613C">
        <w:rPr>
          <w:rFonts w:hint="eastAsia"/>
          <w:b/>
          <w:bCs/>
        </w:rPr>
        <w:t>C</w:t>
      </w:r>
      <w:r w:rsidRPr="00A2613C">
        <w:rPr>
          <w:b/>
          <w:bCs/>
        </w:rPr>
        <w:t xml:space="preserve">lassification tree </w:t>
      </w:r>
      <w:r w:rsidRPr="007B6C54">
        <w:t xml:space="preserve">are </w:t>
      </w:r>
      <w:proofErr w:type="gramStart"/>
      <w:r w:rsidRPr="007B6C54">
        <w:t>similar to</w:t>
      </w:r>
      <w:proofErr w:type="gramEnd"/>
      <w:r w:rsidRPr="007B6C54">
        <w:t xml:space="preserve"> regression tree with two differences:</w:t>
      </w:r>
    </w:p>
    <w:p w14:paraId="35E38C73" w14:textId="77777777" w:rsidR="00A2613C" w:rsidRPr="007B6C54" w:rsidRDefault="00A2613C" w:rsidP="009C7D6D">
      <w:r w:rsidRPr="007B6C54">
        <w:rPr>
          <w:rFonts w:hint="eastAsia"/>
        </w:rPr>
        <w:t>F</w:t>
      </w:r>
      <w:r w:rsidRPr="007B6C54">
        <w:t>irst the class prediction for each region is based on the proportion of data points for each class in the region where.</w:t>
      </w:r>
    </w:p>
    <w:p w14:paraId="2F51BED9" w14:textId="77777777" w:rsidR="00A2613C" w:rsidRPr="007B6C54" w:rsidRDefault="00715F36" w:rsidP="009C7D6D">
      <m:oMathPara>
        <m:oMath>
          <m:acc>
            <m:accPr>
              <m:ctrlPr>
                <w:rPr>
                  <w:rFonts w:ascii="Cambria Math" w:hAnsi="Cambria Math"/>
                </w:rPr>
              </m:ctrlPr>
            </m:acc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lm</m:t>
                  </m:r>
                </m:sub>
              </m:sSub>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nl</m:t>
              </m:r>
            </m:den>
          </m:f>
          <m:nary>
            <m:naryPr>
              <m:chr m:val="∑"/>
              <m:limLoc m:val="undOvr"/>
              <m:ctrlPr>
                <w:rPr>
                  <w:rFonts w:ascii="Cambria Math" w:hAnsi="Cambria Math"/>
                </w:rPr>
              </m:ctrlPr>
            </m:naryPr>
            <m:sub>
              <m:r>
                <m:rPr>
                  <m:sty m:val="p"/>
                </m:rPr>
                <w:rPr>
                  <w:rFonts w:ascii="Cambria Math" w:hAnsi="Cambria Math"/>
                  <w:lang w:eastAsia="zh-HK"/>
                </w:rPr>
                <m:t>i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sub>
            <m:sup/>
            <m:e>
              <m:r>
                <m:rPr>
                  <m:scr m:val="double-struck"/>
                  <m:sty m:val="p"/>
                </m:rP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hint="eastAsia"/>
                    </w:rPr>
                    <m:t>m</m:t>
                  </m:r>
                </m:e>
              </m:d>
            </m:e>
          </m:nary>
        </m:oMath>
      </m:oMathPara>
    </w:p>
    <w:p w14:paraId="2C8E7F15" w14:textId="77777777" w:rsidR="00A2613C" w:rsidRPr="007B6C54" w:rsidRDefault="00A2613C" w:rsidP="009C7D6D">
      <w:r w:rsidRPr="007B6C54">
        <w:t xml:space="preserve">The above define the proportion of training observations in the </w:t>
      </w:r>
      <w:r w:rsidRPr="00A2613C">
        <w:rPr>
          <w:b/>
          <w:bCs/>
        </w:rPr>
        <w:t>l</w:t>
      </w:r>
      <w:r w:rsidRPr="007B6C54">
        <w:t>-</w:t>
      </w:r>
      <w:proofErr w:type="spellStart"/>
      <w:r w:rsidRPr="007B6C54">
        <w:t>th</w:t>
      </w:r>
      <w:proofErr w:type="spellEnd"/>
      <w:r w:rsidRPr="007B6C54">
        <w:t xml:space="preserve"> region that belong to the </w:t>
      </w:r>
      <w:r w:rsidRPr="00A2613C">
        <w:rPr>
          <w:b/>
          <w:bCs/>
        </w:rPr>
        <w:t>m</w:t>
      </w:r>
      <w:r w:rsidRPr="007B6C54">
        <w:t>-</w:t>
      </w:r>
      <w:proofErr w:type="spellStart"/>
      <w:r w:rsidRPr="007B6C54">
        <w:t>th</w:t>
      </w:r>
      <w:proofErr w:type="spellEnd"/>
      <w:r w:rsidRPr="007B6C54">
        <w:t xml:space="preserve"> class. </w:t>
      </w:r>
      <w:r w:rsidRPr="007B6C54">
        <w:rPr>
          <w:rFonts w:hint="eastAsia"/>
        </w:rPr>
        <w:t>T</w:t>
      </w:r>
      <w:r w:rsidRPr="007B6C54">
        <w:t>hen the probability can be appropriated by</w:t>
      </w:r>
    </w:p>
    <w:p w14:paraId="6E135D1A" w14:textId="77777777" w:rsidR="00A2613C" w:rsidRPr="00A2613C" w:rsidRDefault="00A2613C" w:rsidP="00A2613C">
      <m:oMathPara>
        <m:oMath>
          <m:r>
            <m:rPr>
              <m:sty m:val="p"/>
            </m:rPr>
            <w:rPr>
              <w:rFonts w:ascii="Cambria Math" w:hAnsi="Cambria Math"/>
            </w:rPr>
            <w:lastRenderedPageBreak/>
            <m:t>p(y=m | x)≈L</m:t>
          </m:r>
          <m:nary>
            <m:naryPr>
              <m:chr m:val="∑"/>
              <m:limLoc m:val="undOvr"/>
              <m:ctrlPr>
                <w:rPr>
                  <w:rFonts w:ascii="Cambria Math" w:hAnsi="Cambria Math"/>
                </w:rPr>
              </m:ctrlPr>
            </m:naryPr>
            <m:sub>
              <m:r>
                <m:rPr>
                  <m:sty m:val="p"/>
                </m:rPr>
                <w:rPr>
                  <w:rFonts w:ascii="Cambria Math" w:hAnsi="Cambria Math"/>
                  <w:lang w:eastAsia="zh-HK"/>
                </w:rPr>
                <m:t>l = 1</m:t>
              </m:r>
            </m:sub>
            <m:sup/>
            <m:e>
              <m:acc>
                <m:accPr>
                  <m:ctrlPr>
                    <w:rPr>
                      <w:rFonts w:ascii="Cambria Math" w:hAnsi="Cambria Math"/>
                    </w:rPr>
                  </m:ctrlPr>
                </m:acc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lm</m:t>
                      </m:r>
                    </m:sub>
                  </m:sSub>
                </m:e>
              </m:acc>
              <m:r>
                <m:rPr>
                  <m:scr m:val="double-struck"/>
                  <m:sty m:val="p"/>
                </m:rPr>
                <w:rPr>
                  <w:rFonts w:ascii="Cambria Math" w:hAnsi="Cambria Math"/>
                </w:rPr>
                <m:t>I</m:t>
              </m:r>
              <m:d>
                <m:dPr>
                  <m:begChr m:val="{"/>
                  <m:endChr m:val="}"/>
                  <m:ctrlPr>
                    <w:rPr>
                      <w:rFonts w:ascii="Cambria Math" w:hAnsi="Cambria Math"/>
                    </w:rPr>
                  </m:ctrlPr>
                </m:dPr>
                <m:e>
                  <m:r>
                    <m:rPr>
                      <m:sty m:val="p"/>
                    </m:rPr>
                    <w:rPr>
                      <w:rFonts w:ascii="Cambria Math" w:hAnsi="Cambria Math" w:hint="eastAsia"/>
                    </w:rPr>
                    <m:t>x</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e>
              </m:d>
            </m:e>
          </m:nary>
        </m:oMath>
      </m:oMathPara>
    </w:p>
    <w:p w14:paraId="3F2B35C0" w14:textId="77777777" w:rsidR="00A2613C" w:rsidRDefault="00A2613C" w:rsidP="009C7D6D">
      <w:r>
        <w:t xml:space="preserve">Here </w:t>
      </w:r>
      <w:r w:rsidR="00F12756">
        <w:t xml:space="preserve">we </w:t>
      </w:r>
      <w:r>
        <w:t>wou</w:t>
      </w:r>
      <w:r w:rsidR="00F12756">
        <w:t>l</w:t>
      </w:r>
      <w:r w:rsidR="009C7D6D">
        <w:t>d be using</w:t>
      </w:r>
      <w:r w:rsidR="003853B3">
        <w:t xml:space="preserve"> the following classifier</w:t>
      </w:r>
      <w:r w:rsidR="009C7D6D">
        <w:t>:</w:t>
      </w:r>
    </w:p>
    <w:p w14:paraId="77B9E17C" w14:textId="77777777" w:rsidR="003853B3" w:rsidRDefault="006947ED" w:rsidP="00150630">
      <w:pPr>
        <w:pStyle w:val="Heading5"/>
        <w:ind w:left="1276" w:hanging="1276"/>
      </w:pPr>
      <w:r>
        <w:t xml:space="preserve">Extreme Gradient Boosting </w:t>
      </w:r>
    </w:p>
    <w:p w14:paraId="310C50FA" w14:textId="1259A5AE" w:rsidR="006947ED" w:rsidRPr="002D4C26" w:rsidRDefault="00D73255" w:rsidP="002D4C26">
      <w:pPr>
        <w:jc w:val="left"/>
        <w:rPr>
          <w:rFonts w:ascii="Georgia" w:hAnsi="Georgia"/>
          <w:color w:val="292929"/>
          <w:spacing w:val="-1"/>
          <w:sz w:val="32"/>
          <w:shd w:val="clear" w:color="auto" w:fill="FFFFFF"/>
        </w:rPr>
      </w:pPr>
      <w:r>
        <w:t xml:space="preserve">Extreme Gradient Boosting, </w:t>
      </w:r>
      <w:r w:rsidR="006947ED">
        <w:t xml:space="preserve">known as </w:t>
      </w:r>
      <w:proofErr w:type="spellStart"/>
      <w:r w:rsidR="006947ED">
        <w:t>XGBoost</w:t>
      </w:r>
      <w:proofErr w:type="spellEnd"/>
      <w:r w:rsidR="003853B3">
        <w:t>, as a training algorithm implementing gradient boosting decision tree algorithm</w:t>
      </w:r>
      <w:r w:rsidR="00294BBF">
        <w:rPr>
          <w:rStyle w:val="FootnoteReference"/>
        </w:rPr>
        <w:footnoteReference w:id="48"/>
      </w:r>
      <w:r w:rsidR="003853B3">
        <w:t>.</w:t>
      </w:r>
      <w:r w:rsidR="00A03EB8">
        <w:rPr>
          <w:rFonts w:ascii="Georgia" w:eastAsia="Times New Roman" w:hAnsi="Georgia"/>
          <w:i/>
          <w:iCs/>
          <w:color w:val="292929"/>
          <w:spacing w:val="-1"/>
          <w:sz w:val="32"/>
          <w:szCs w:val="32"/>
          <w:shd w:val="clear" w:color="auto" w:fill="FFFFFF"/>
        </w:rPr>
        <w:t xml:space="preserve"> </w:t>
      </w:r>
      <w:r w:rsidR="00A03EB8" w:rsidRPr="00573911">
        <w:t xml:space="preserve">Gradient boosting produces a prediction model </w:t>
      </w:r>
      <w:r w:rsidR="00B26134" w:rsidRPr="00573911">
        <w:t xml:space="preserve">in the form of an ensemble of decision trees where data points </w:t>
      </w:r>
      <w:r w:rsidR="00B26134">
        <w:t xml:space="preserve">for </w:t>
      </w:r>
      <w:r w:rsidR="00B26134" w:rsidRPr="00573911">
        <w:t>w</w:t>
      </w:r>
      <w:r w:rsidR="00B26134" w:rsidRPr="00B26134">
        <w:t xml:space="preserve">hich model is </w:t>
      </w:r>
      <w:r w:rsidR="000C787D">
        <w:t>weaker are mor</w:t>
      </w:r>
      <w:r w:rsidR="00B26134">
        <w:t xml:space="preserve">e </w:t>
      </w:r>
      <w:r w:rsidR="000C787D">
        <w:t xml:space="preserve">likely to be included </w:t>
      </w:r>
      <w:r w:rsidR="00B26134">
        <w:t xml:space="preserve">in </w:t>
      </w:r>
      <w:r w:rsidR="000C787D">
        <w:t xml:space="preserve">building </w:t>
      </w:r>
      <w:r w:rsidR="00B26134">
        <w:t>subsequent decision trees.</w:t>
      </w:r>
      <w:r w:rsidR="00574C3F">
        <w:t xml:space="preserve"> </w:t>
      </w:r>
      <w:proofErr w:type="spellStart"/>
      <w:r w:rsidR="00574C3F" w:rsidRPr="00574C3F">
        <w:t>XGBoost</w:t>
      </w:r>
      <w:proofErr w:type="spellEnd"/>
      <w:r w:rsidR="00574C3F" w:rsidRPr="00574C3F">
        <w:t xml:space="preserve"> is </w:t>
      </w:r>
      <w:r w:rsidR="00574C3F">
        <w:t xml:space="preserve">an implementation </w:t>
      </w:r>
      <w:r w:rsidR="00574C3F" w:rsidRPr="00574C3F">
        <w:t>o</w:t>
      </w:r>
      <w:r w:rsidR="00574C3F">
        <w:t>f gradient b</w:t>
      </w:r>
      <w:r w:rsidR="00574C3F" w:rsidRPr="00574C3F">
        <w:t xml:space="preserve">oosting </w:t>
      </w:r>
      <w:r w:rsidR="00574C3F">
        <w:t>that uses a</w:t>
      </w:r>
      <w:r w:rsidR="00574C3F" w:rsidRPr="00574C3F">
        <w:t xml:space="preserve"> regularized model formalization to control over-fitting</w:t>
      </w:r>
      <w:r w:rsidR="005C3CF9">
        <w:t xml:space="preserve"> and utilizes parallel computation on a single machine</w:t>
      </w:r>
      <w:r w:rsidR="00294BBF">
        <w:rPr>
          <w:rStyle w:val="FootnoteReference"/>
        </w:rPr>
        <w:footnoteReference w:id="49"/>
      </w:r>
      <w:r w:rsidR="005C3CF9">
        <w:t>.</w:t>
      </w:r>
      <w:r w:rsidR="00574C3F">
        <w:t xml:space="preserve"> </w:t>
      </w:r>
    </w:p>
    <w:p w14:paraId="408B5545" w14:textId="77777777" w:rsidR="003853B3" w:rsidRDefault="003853B3" w:rsidP="00150630">
      <w:pPr>
        <w:pStyle w:val="Heading5"/>
        <w:ind w:left="1276" w:hanging="1276"/>
      </w:pPr>
      <w:r>
        <w:t>Light Gradient Boosted Machine</w:t>
      </w:r>
    </w:p>
    <w:p w14:paraId="5AE8572F" w14:textId="221654C9" w:rsidR="00F463AF" w:rsidRPr="00573911" w:rsidRDefault="0057716C" w:rsidP="00074708">
      <w:r>
        <w:t>Light Gradient Boosted Machine, k</w:t>
      </w:r>
      <w:r w:rsidR="003853B3">
        <w:t xml:space="preserve">nown as </w:t>
      </w:r>
      <w:proofErr w:type="spellStart"/>
      <w:r w:rsidR="003853B3">
        <w:t>LightGBM</w:t>
      </w:r>
      <w:proofErr w:type="spellEnd"/>
      <w:r w:rsidR="003853B3">
        <w:t xml:space="preserve"> </w:t>
      </w:r>
      <w:r w:rsidR="00074708">
        <w:t>i</w:t>
      </w:r>
      <w:r w:rsidR="003853B3">
        <w:t>s a training algorithm</w:t>
      </w:r>
      <w:r w:rsidR="00074708">
        <w:t xml:space="preserve"> on decision trees</w:t>
      </w:r>
      <w:r w:rsidR="003853B3">
        <w:t xml:space="preserve"> that </w:t>
      </w:r>
      <w:r w:rsidR="00074708" w:rsidRPr="00573911">
        <w:t>increases the efficiency of the model and reduces memory usage</w:t>
      </w:r>
      <w:r w:rsidR="00294BBF">
        <w:rPr>
          <w:rStyle w:val="FootnoteReference"/>
        </w:rPr>
        <w:footnoteReference w:id="50"/>
      </w:r>
      <w:r w:rsidR="00074708" w:rsidRPr="00573911">
        <w:t>.</w:t>
      </w:r>
      <w:r w:rsidR="00C87221">
        <w:t xml:space="preserve"> </w:t>
      </w:r>
      <w:r w:rsidR="00C87221" w:rsidRPr="00C87221">
        <w:t>I</w:t>
      </w:r>
      <w:r w:rsidR="00C87221" w:rsidRPr="00573911">
        <w:t xml:space="preserve">t splits the tree leaf wise </w:t>
      </w:r>
      <w:r w:rsidR="00C87221">
        <w:t xml:space="preserve">unlike other algorithms which </w:t>
      </w:r>
      <w:r w:rsidR="00C87221" w:rsidRPr="00573911">
        <w:t xml:space="preserve">split the tree level wise. </w:t>
      </w:r>
      <w:r w:rsidR="00C87221" w:rsidRPr="00C87221">
        <w:t>T</w:t>
      </w:r>
      <w:r w:rsidR="00C87221" w:rsidRPr="00573911">
        <w:t>he leaf-wise algorithm</w:t>
      </w:r>
      <w:r w:rsidR="00C87221">
        <w:t xml:space="preserve"> (growing on the same leaf)</w:t>
      </w:r>
      <w:r w:rsidR="00C87221" w:rsidRPr="00573911">
        <w:t xml:space="preserve"> can reduce more loss than the level-wise algorith</w:t>
      </w:r>
      <w:r w:rsidR="00017BC7" w:rsidRPr="00F463AF">
        <w:t>m and</w:t>
      </w:r>
      <w:r w:rsidR="00C87221" w:rsidRPr="00573911">
        <w:t xml:space="preserve"> results in much better accuracy. </w:t>
      </w:r>
      <w:r w:rsidR="00C87221">
        <w:t xml:space="preserve">It is very </w:t>
      </w:r>
      <w:proofErr w:type="gramStart"/>
      <w:r w:rsidR="00C87221">
        <w:t>fast</w:t>
      </w:r>
      <w:proofErr w:type="gramEnd"/>
      <w:r w:rsidR="00C87221">
        <w:t xml:space="preserve"> so it is called “Light”.</w:t>
      </w:r>
    </w:p>
    <w:p w14:paraId="38225795" w14:textId="77777777" w:rsidR="003853B3" w:rsidRDefault="003853B3" w:rsidP="00537E69">
      <w:pPr>
        <w:pStyle w:val="Heading5"/>
        <w:ind w:left="1276" w:hanging="1276"/>
      </w:pPr>
      <w:r>
        <w:t>Adaptive Boosting</w:t>
      </w:r>
    </w:p>
    <w:p w14:paraId="1886D3AF" w14:textId="37D050B2" w:rsidR="003853B3" w:rsidRDefault="0060684A" w:rsidP="00065EDF">
      <w:r>
        <w:t>Adaptive Boosting</w:t>
      </w:r>
      <w:r w:rsidR="0045632E">
        <w:t xml:space="preserve"> (</w:t>
      </w:r>
      <w:r w:rsidR="003853B3">
        <w:t>AdaBoost</w:t>
      </w:r>
      <w:r w:rsidR="0045632E">
        <w:t xml:space="preserve">) </w:t>
      </w:r>
      <w:r w:rsidR="0073765B">
        <w:t>first builds a model on a subset of the data with all observations being given equal weights</w:t>
      </w:r>
      <w:r w:rsidR="00E12E52">
        <w:rPr>
          <w:rStyle w:val="FootnoteReference"/>
        </w:rPr>
        <w:footnoteReference w:id="51"/>
      </w:r>
      <w:r w:rsidR="0073765B">
        <w:t xml:space="preserve">. Errors are calculated based on the predictions made on the whole dataset (from the actual values).  Higher weights are given to the datapoints predicted incorrectly and a new model is calculated. This process is repeated until the error function converges or the maximum limit for </w:t>
      </w:r>
      <w:r w:rsidR="00DC1CC1">
        <w:t>t</w:t>
      </w:r>
      <w:r w:rsidR="00DC1CC1" w:rsidRPr="00DC1CC1">
        <w:t>he number of estimators is reached</w:t>
      </w:r>
      <w:r w:rsidR="00DC1CC1">
        <w:t>.</w:t>
      </w:r>
    </w:p>
    <w:p w14:paraId="0773B147" w14:textId="66A58936" w:rsidR="00E205D4" w:rsidRDefault="00E205D4" w:rsidP="00150630">
      <w:pPr>
        <w:pStyle w:val="Heading5"/>
        <w:ind w:left="1276" w:hanging="1276"/>
      </w:pPr>
      <w:r>
        <w:t xml:space="preserve">Random </w:t>
      </w:r>
      <w:r w:rsidR="00ED5BB6">
        <w:t>F</w:t>
      </w:r>
      <w:r>
        <w:t>orest</w:t>
      </w:r>
    </w:p>
    <w:p w14:paraId="62AF7366" w14:textId="5A06D377" w:rsidR="00E205D4" w:rsidRPr="007B6C54" w:rsidRDefault="00E205D4" w:rsidP="006B7E48">
      <w:r w:rsidRPr="007B6C54">
        <w:rPr>
          <w:rFonts w:hint="eastAsia"/>
        </w:rPr>
        <w:t>R</w:t>
      </w:r>
      <w:r w:rsidRPr="007B6C54">
        <w:t xml:space="preserve">andom forest fits decision trees on different bootstrap random samples. </w:t>
      </w:r>
      <w:r w:rsidR="00F0601E" w:rsidRPr="00F0601E">
        <w:fldChar w:fldCharType="begin"/>
      </w:r>
      <w:r w:rsidR="00F0601E" w:rsidRPr="00F0601E">
        <w:instrText xml:space="preserve"> QUOTE </w:instrText>
      </w:r>
      <w:r w:rsidR="00715F36">
        <w:rPr>
          <w:position w:val="-6"/>
        </w:rPr>
        <w:pict w14:anchorId="5B8E6524">
          <v:shape id="_x0000_i1027" type="#_x0000_t75" style="width:77.75pt;height:12.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o=&quot;http://schemas.microsoft.com/office/mac/office/2008/main&quot; xmlns:mc=&quot;http://schemas.openxmlformats.org/markup-compatibility/2006&quot; xmlns:mv=&quot;urn:schemas-microsoft-com:mac:vml&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20&quot;/&gt;&lt;w:bordersDontSurroundHeader/&gt;&lt;w:bordersDontSurroundFooter/&gt;&lt;w:stylePaneFormatFilter w:val=&quot;3F04&quot;/&gt;&lt;w:defaultTabStop w:val=&quot;720&quot;/&gt;&lt;w:evenAndOddHeaders/&gt;&lt;w:displayHorizontalDrawingGridEvery w:val=&quot;0&quot;/&gt;&lt;w:displayVerticalDrawingGridEvery w:val=&quot;0&quot;/&gt;&lt;w:useMarginsForDrawingGridOrigin/&gt;&lt;w:characterSpacingControl w:val=&quot;DontCompress&quot;/&gt;&lt;w:webPageEncoding w:val=&quot;ks_c_5601-1987&quot;/&gt;&lt;w:optimizeForBrowser/&gt;&lt;w:relyOnVML/&gt;&lt;w:allowPNG/&gt;&lt;w:doNotSaveWebPagesAsSingleFile/&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1A0250&quot;/&gt;&lt;wsp:rsid wsp:val=&quot;00012F6E&quot;/&gt;&lt;wsp:rsid wsp:val=&quot;00016ED5&quot;/&gt;&lt;wsp:rsid wsp:val=&quot;0002443C&quot;/&gt;&lt;wsp:rsid wsp:val=&quot;0003069F&quot;/&gt;&lt;wsp:rsid wsp:val=&quot;000317F8&quot;/&gt;&lt;wsp:rsid wsp:val=&quot;00035D0E&quot;/&gt;&lt;wsp:rsid wsp:val=&quot;000502F1&quot;/&gt;&lt;wsp:rsid wsp:val=&quot;000557F4&quot;/&gt;&lt;wsp:rsid wsp:val=&quot;00065EDF&quot;/&gt;&lt;wsp:rsid wsp:val=&quot;0006631B&quot;/&gt;&lt;wsp:rsid wsp:val=&quot;00070C81&quot;/&gt;&lt;wsp:rsid wsp:val=&quot;00071710&quot;/&gt;&lt;wsp:rsid wsp:val=&quot;00072DD1&quot;/&gt;&lt;wsp:rsid wsp:val=&quot;00084068&quot;/&gt;&lt;wsp:rsid wsp:val=&quot;00086C23&quot;/&gt;&lt;wsp:rsid wsp:val=&quot;0009109B&quot;/&gt;&lt;wsp:rsid wsp:val=&quot;000A2998&quot;/&gt;&lt;wsp:rsid wsp:val=&quot;000A5488&quot;/&gt;&lt;wsp:rsid wsp:val=&quot;000B07EA&quot;/&gt;&lt;wsp:rsid wsp:val=&quot;000B6316&quot;/&gt;&lt;wsp:rsid wsp:val=&quot;000C3D97&quot;/&gt;&lt;wsp:rsid wsp:val=&quot;000C5305&quot;/&gt;&lt;wsp:rsid wsp:val=&quot;000D3070&quot;/&gt;&lt;wsp:rsid wsp:val=&quot;000D41DD&quot;/&gt;&lt;wsp:rsid wsp:val=&quot;000D4778&quot;/&gt;&lt;wsp:rsid wsp:val=&quot;000E262A&quot;/&gt;&lt;wsp:rsid wsp:val=&quot;000E4B89&quot;/&gt;&lt;wsp:rsid wsp:val=&quot;000E7808&quot;/&gt;&lt;wsp:rsid wsp:val=&quot;000F287A&quot;/&gt;&lt;wsp:rsid wsp:val=&quot;000F28AD&quot;/&gt;&lt;wsp:rsid wsp:val=&quot;00120278&quot;/&gt;&lt;wsp:rsid wsp:val=&quot;00123893&quot;/&gt;&lt;wsp:rsid wsp:val=&quot;00124D59&quot;/&gt;&lt;wsp:rsid wsp:val=&quot;00125E65&quot;/&gt;&lt;wsp:rsid wsp:val=&quot;001318DC&quot;/&gt;&lt;wsp:rsid wsp:val=&quot;001324B3&quot;/&gt;&lt;wsp:rsid wsp:val=&quot;00146558&quot;/&gt;&lt;wsp:rsid wsp:val=&quot;001471F2&quot;/&gt;&lt;wsp:rsid wsp:val=&quot;00150630&quot;/&gt;&lt;wsp:rsid wsp:val=&quot;001638C5&quot;/&gt;&lt;wsp:rsid wsp:val=&quot;00183A26&quot;/&gt;&lt;wsp:rsid wsp:val=&quot;00186C45&quot;/&gt;&lt;wsp:rsid wsp:val=&quot;00196CCD&quot;/&gt;&lt;wsp:rsid wsp:val=&quot;001A0250&quot;/&gt;&lt;wsp:rsid wsp:val=&quot;001A31BF&quot;/&gt;&lt;wsp:rsid wsp:val=&quot;001A634B&quot;/&gt;&lt;wsp:rsid wsp:val=&quot;001B3382&quot;/&gt;&lt;wsp:rsid wsp:val=&quot;001C286B&quot;/&gt;&lt;wsp:rsid wsp:val=&quot;001C304E&quot;/&gt;&lt;wsp:rsid wsp:val=&quot;001C7832&quot;/&gt;&lt;wsp:rsid wsp:val=&quot;001D008B&quot;/&gt;&lt;wsp:rsid wsp:val=&quot;001D5CD1&quot;/&gt;&lt;wsp:rsid wsp:val=&quot;001D795F&quot;/&gt;&lt;wsp:rsid wsp:val=&quot;001D79BF&quot;/&gt;&lt;wsp:rsid wsp:val=&quot;002058AB&quot;/&gt;&lt;wsp:rsid wsp:val=&quot;002132A0&quot;/&gt;&lt;wsp:rsid wsp:val=&quot;00217640&quot;/&gt;&lt;wsp:rsid wsp:val=&quot;00223A4A&quot;/&gt;&lt;wsp:rsid wsp:val=&quot;002247BD&quot;/&gt;&lt;wsp:rsid wsp:val=&quot;0023057A&quot;/&gt;&lt;wsp:rsid wsp:val=&quot;00234E32&quot;/&gt;&lt;wsp:rsid wsp:val=&quot;0023752C&quot;/&gt;&lt;wsp:rsid wsp:val=&quot;002430F6&quot;/&gt;&lt;wsp:rsid wsp:val=&quot;00255A0B&quot;/&gt;&lt;wsp:rsid wsp:val=&quot;002625F4&quot;/&gt;&lt;wsp:rsid wsp:val=&quot;00262EC7&quot;/&gt;&lt;wsp:rsid wsp:val=&quot;002771A2&quot;/&gt;&lt;wsp:rsid wsp:val=&quot;00280B9C&quot;/&gt;&lt;wsp:rsid wsp:val=&quot;00283946&quot;/&gt;&lt;wsp:rsid wsp:val=&quot;00290930&quot;/&gt;&lt;wsp:rsid wsp:val=&quot;0029094C&quot;/&gt;&lt;wsp:rsid wsp:val=&quot;002B030A&quot;/&gt;&lt;wsp:rsid wsp:val=&quot;002B11C0&quot;/&gt;&lt;wsp:rsid wsp:val=&quot;002B1FA7&quot;/&gt;&lt;wsp:rsid wsp:val=&quot;002B73A3&quot;/&gt;&lt;wsp:rsid wsp:val=&quot;002C14B4&quot;/&gt;&lt;wsp:rsid wsp:val=&quot;002C184B&quot;/&gt;&lt;wsp:rsid wsp:val=&quot;002C4B8A&quot;/&gt;&lt;wsp:rsid wsp:val=&quot;002D6AFE&quot;/&gt;&lt;wsp:rsid wsp:val=&quot;002E347C&quot;/&gt;&lt;wsp:rsid wsp:val=&quot;002E7471&quot;/&gt;&lt;wsp:rsid wsp:val=&quot;002F16B1&quot;/&gt;&lt;wsp:rsid wsp:val=&quot;002F3F3F&quot;/&gt;&lt;wsp:rsid wsp:val=&quot;002F7515&quot;/&gt;&lt;wsp:rsid wsp:val=&quot;003005C6&quot;/&gt;&lt;wsp:rsid wsp:val=&quot;00305A4D&quot;/&gt;&lt;wsp:rsid wsp:val=&quot;00305D04&quot;/&gt;&lt;wsp:rsid wsp:val=&quot;00316E0B&quot;/&gt;&lt;wsp:rsid wsp:val=&quot;003218E1&quot;/&gt;&lt;wsp:rsid wsp:val=&quot;00325289&quot;/&gt;&lt;wsp:rsid wsp:val=&quot;00325781&quot;/&gt;&lt;wsp:rsid wsp:val=&quot;00325C18&quot;/&gt;&lt;wsp:rsid wsp:val=&quot;00327316&quot;/&gt;&lt;wsp:rsid wsp:val=&quot;003324E7&quot;/&gt;&lt;wsp:rsid wsp:val=&quot;003442A9&quot;/&gt;&lt;wsp:rsid wsp:val=&quot;00350C51&quot;/&gt;&lt;wsp:rsid wsp:val=&quot;003516B3&quot;/&gt;&lt;wsp:rsid wsp:val=&quot;003609C4&quot;/&gt;&lt;wsp:rsid wsp:val=&quot;003614B8&quot;/&gt;&lt;wsp:rsid wsp:val=&quot;003620E3&quot;/&gt;&lt;wsp:rsid wsp:val=&quot;00364412&quot;/&gt;&lt;wsp:rsid wsp:val=&quot;00366969&quot;/&gt;&lt;wsp:rsid wsp:val=&quot;0037106D&quot;/&gt;&lt;wsp:rsid wsp:val=&quot;0037447E&quot;/&gt;&lt;wsp:rsid wsp:val=&quot;003747BF&quot;/&gt;&lt;wsp:rsid wsp:val=&quot;003762C0&quot;/&gt;&lt;wsp:rsid wsp:val=&quot;0038224B&quot;/&gt;&lt;wsp:rsid wsp:val=&quot;003828B7&quot;/&gt;&lt;wsp:rsid wsp:val=&quot;00383F6A&quot;/&gt;&lt;wsp:rsid wsp:val=&quot;003853B3&quot;/&gt;&lt;wsp:rsid wsp:val=&quot;003A35B3&quot;/&gt;&lt;wsp:rsid wsp:val=&quot;003B3BC1&quot;/&gt;&lt;wsp:rsid wsp:val=&quot;003C4E94&quot;/&gt;&lt;wsp:rsid wsp:val=&quot;003C76DE&quot;/&gt;&lt;wsp:rsid wsp:val=&quot;003D0267&quot;/&gt;&lt;wsp:rsid wsp:val=&quot;003D625D&quot;/&gt;&lt;wsp:rsid wsp:val=&quot;003D74D1&quot;/&gt;&lt;wsp:rsid wsp:val=&quot;003E4CE4&quot;/&gt;&lt;wsp:rsid wsp:val=&quot;003E52BC&quot;/&gt;&lt;wsp:rsid wsp:val=&quot;003E5AAF&quot;/&gt;&lt;wsp:rsid wsp:val=&quot;003F0BCC&quot;/&gt;&lt;wsp:rsid wsp:val=&quot;003F7F78&quot;/&gt;&lt;wsp:rsid wsp:val=&quot;00400385&quot;/&gt;&lt;wsp:rsid wsp:val=&quot;00401806&quot;/&gt;&lt;wsp:rsid wsp:val=&quot;00402CAE&quot;/&gt;&lt;wsp:rsid wsp:val=&quot;00404F29&quot;/&gt;&lt;wsp:rsid wsp:val=&quot;00404FF3&quot;/&gt;&lt;wsp:rsid wsp:val=&quot;00406170&quot;/&gt;&lt;wsp:rsid wsp:val=&quot;004155BC&quot;/&gt;&lt;wsp:rsid wsp:val=&quot;00417AA5&quot;/&gt;&lt;wsp:rsid wsp:val=&quot;00422E38&quot;/&gt;&lt;wsp:rsid wsp:val=&quot;0043607A&quot;/&gt;&lt;wsp:rsid wsp:val=&quot;00436319&quot;/&gt;&lt;wsp:rsid wsp:val=&quot;004459BA&quot;/&gt;&lt;wsp:rsid wsp:val=&quot;00454591&quot;/&gt;&lt;wsp:rsid wsp:val=&quot;004601F0&quot;/&gt;&lt;wsp:rsid wsp:val=&quot;00462B21&quot;/&gt;&lt;wsp:rsid wsp:val=&quot;00477827&quot;/&gt;&lt;wsp:rsid wsp:val=&quot;00484039&quot;/&gt;&lt;wsp:rsid wsp:val=&quot;00485AE8&quot;/&gt;&lt;wsp:rsid wsp:val=&quot;00490EBD&quot;/&gt;&lt;wsp:rsid wsp:val=&quot;00492899&quot;/&gt;&lt;wsp:rsid wsp:val=&quot;00493264&quot;/&gt;&lt;wsp:rsid wsp:val=&quot;004A0D0D&quot;/&gt;&lt;wsp:rsid wsp:val=&quot;004A5E2A&quot;/&gt;&lt;wsp:rsid wsp:val=&quot;004A5EF5&quot;/&gt;&lt;wsp:rsid wsp:val=&quot;004B715B&quot;/&gt;&lt;wsp:rsid wsp:val=&quot;004C4BE1&quot;/&gt;&lt;wsp:rsid wsp:val=&quot;004D311F&quot;/&gt;&lt;wsp:rsid wsp:val=&quot;004E0CEE&quot;/&gt;&lt;wsp:rsid wsp:val=&quot;004E2A3A&quot;/&gt;&lt;wsp:rsid wsp:val=&quot;004E6B93&quot;/&gt;&lt;wsp:rsid wsp:val=&quot;004E764C&quot;/&gt;&lt;wsp:rsid wsp:val=&quot;004F19CE&quot;/&gt;&lt;wsp:rsid wsp:val=&quot;004F6E9D&quot;/&gt;&lt;wsp:rsid wsp:val=&quot;00503158&quot;/&gt;&lt;wsp:rsid wsp:val=&quot;00505651&quot;/&gt;&lt;wsp:rsid wsp:val=&quot;005103B8&quot;/&gt;&lt;wsp:rsid wsp:val=&quot;005110BA&quot;/&gt;&lt;wsp:rsid wsp:val=&quot;005170C3&quot;/&gt;&lt;wsp:rsid wsp:val=&quot;00537351&quot;/&gt;&lt;wsp:rsid wsp:val=&quot;00543A3E&quot;/&gt;&lt;wsp:rsid wsp:val=&quot;00544046&quot;/&gt;&lt;wsp:rsid wsp:val=&quot;00546B0D&quot;/&gt;&lt;wsp:rsid wsp:val=&quot;0055005E&quot;/&gt;&lt;wsp:rsid wsp:val=&quot;00553CDA&quot;/&gt;&lt;wsp:rsid wsp:val=&quot;005634C9&quot;/&gt;&lt;wsp:rsid wsp:val=&quot;005639FC&quot;/&gt;&lt;wsp:rsid wsp:val=&quot;005656A3&quot;/&gt;&lt;wsp:rsid wsp:val=&quot;005661E3&quot;/&gt;&lt;wsp:rsid wsp:val=&quot;00567433&quot;/&gt;&lt;wsp:rsid wsp:val=&quot;0057145A&quot;/&gt;&lt;wsp:rsid wsp:val=&quot;0057210C&quot;/&gt;&lt;wsp:rsid wsp:val=&quot;005747FF&quot;/&gt;&lt;wsp:rsid wsp:val=&quot;0057716C&quot;/&gt;&lt;wsp:rsid wsp:val=&quot;005A1351&quot;/&gt;&lt;wsp:rsid wsp:val=&quot;005A5B61&quot;/&gt;&lt;wsp:rsid wsp:val=&quot;005A62CA&quot;/&gt;&lt;wsp:rsid wsp:val=&quot;005A73AC&quot;/&gt;&lt;wsp:rsid wsp:val=&quot;005B59F4&quot;/&gt;&lt;wsp:rsid wsp:val=&quot;005C03F8&quot;/&gt;&lt;wsp:rsid wsp:val=&quot;005C12E3&quot;/&gt;&lt;wsp:rsid wsp:val=&quot;005C1897&quot;/&gt;&lt;wsp:rsid wsp:val=&quot;005C76E8&quot;/&gt;&lt;wsp:rsid wsp:val=&quot;005D042F&quot;/&gt;&lt;wsp:rsid wsp:val=&quot;005E199F&quot;/&gt;&lt;wsp:rsid wsp:val=&quot;005F2B4C&quot;/&gt;&lt;wsp:rsid wsp:val=&quot;005F4CD0&quot;/&gt;&lt;wsp:rsid wsp:val=&quot;005F78B5&quot;/&gt;&lt;wsp:rsid wsp:val=&quot;00604B3B&quot;/&gt;&lt;wsp:rsid wsp:val=&quot;00606311&quot;/&gt;&lt;wsp:rsid wsp:val=&quot;0060684A&quot;/&gt;&lt;wsp:rsid wsp:val=&quot;00610C7B&quot;/&gt;&lt;wsp:rsid wsp:val=&quot;00616EB4&quot;/&gt;&lt;wsp:rsid wsp:val=&quot;00624A5A&quot;/&gt;&lt;wsp:rsid wsp:val=&quot;00630BF3&quot;/&gt;&lt;wsp:rsid wsp:val=&quot;00632FF1&quot;/&gt;&lt;wsp:rsid wsp:val=&quot;00637106&quot;/&gt;&lt;wsp:rsid wsp:val=&quot;00644694&quot;/&gt;&lt;wsp:rsid wsp:val=&quot;00647780&quot;/&gt;&lt;wsp:rsid wsp:val=&quot;00664BB9&quot;/&gt;&lt;wsp:rsid wsp:val=&quot;0066573A&quot;/&gt;&lt;wsp:rsid wsp:val=&quot;00671F1F&quot;/&gt;&lt;wsp:rsid wsp:val=&quot;00674135&quot;/&gt;&lt;wsp:rsid wsp:val=&quot;0067580C&quot;/&gt;&lt;wsp:rsid wsp:val=&quot;0068586A&quot;/&gt;&lt;wsp:rsid wsp:val=&quot;00690ED7&quot;/&gt;&lt;wsp:rsid wsp:val=&quot;006947ED&quot;/&gt;&lt;wsp:rsid wsp:val=&quot;006A0766&quot;/&gt;&lt;wsp:rsid wsp:val=&quot;006A40D2&quot;/&gt;&lt;wsp:rsid wsp:val=&quot;006A4DD3&quot;/&gt;&lt;wsp:rsid wsp:val=&quot;006B1CA1&quot;/&gt;&lt;wsp:rsid wsp:val=&quot;006B3551&quot;/&gt;&lt;wsp:rsid wsp:val=&quot;006B4A5F&quot;/&gt;&lt;wsp:rsid wsp:val=&quot;006B7AA2&quot;/&gt;&lt;wsp:rsid wsp:val=&quot;006C7EE9&quot;/&gt;&lt;wsp:rsid wsp:val=&quot;006D099A&quot;/&gt;&lt;wsp:rsid wsp:val=&quot;006D5631&quot;/&gt;&lt;wsp:rsid wsp:val=&quot;006D6E42&quot;/&gt;&lt;wsp:rsid wsp:val=&quot;006D7A13&quot;/&gt;&lt;wsp:rsid wsp:val=&quot;006E0B28&quot;/&gt;&lt;wsp:rsid wsp:val=&quot;006E60BE&quot;/&gt;&lt;wsp:rsid wsp:val=&quot;006E75CD&quot;/&gt;&lt;wsp:rsid wsp:val=&quot;006E797E&quot;/&gt;&lt;wsp:rsid wsp:val=&quot;006F71A9&quot;/&gt;&lt;wsp:rsid wsp:val=&quot;00702B6A&quot;/&gt;&lt;wsp:rsid wsp:val=&quot;00702E53&quot;/&gt;&lt;wsp:rsid wsp:val=&quot;0070344F&quot;/&gt;&lt;wsp:rsid wsp:val=&quot;00704C8F&quot;/&gt;&lt;wsp:rsid wsp:val=&quot;007109D1&quot;/&gt;&lt;wsp:rsid wsp:val=&quot;00722C9C&quot;/&gt;&lt;wsp:rsid wsp:val=&quot;0072502D&quot;/&gt;&lt;wsp:rsid wsp:val=&quot;007346E8&quot;/&gt;&lt;wsp:rsid wsp:val=&quot;007409F1&quot;/&gt;&lt;wsp:rsid wsp:val=&quot;0074277C&quot;/&gt;&lt;wsp:rsid wsp:val=&quot;007513CD&quot;/&gt;&lt;wsp:rsid wsp:val=&quot;00752CB4&quot;/&gt;&lt;wsp:rsid wsp:val=&quot;0075497D&quot;/&gt;&lt;wsp:rsid wsp:val=&quot;00757194&quot;/&gt;&lt;wsp:rsid wsp:val=&quot;00763DFC&quot;/&gt;&lt;wsp:rsid wsp:val=&quot;007653B1&quot;/&gt;&lt;wsp:rsid wsp:val=&quot;00784060&quot;/&gt;&lt;wsp:rsid wsp:val=&quot;00785581&quot;/&gt;&lt;wsp:rsid wsp:val=&quot;00785917&quot;/&gt;&lt;wsp:rsid wsp:val=&quot;0078612D&quot;/&gt;&lt;wsp:rsid wsp:val=&quot;00795FAC&quot;/&gt;&lt;wsp:rsid wsp:val=&quot;007A32C7&quot;/&gt;&lt;wsp:rsid wsp:val=&quot;007A66B4&quot;/&gt;&lt;wsp:rsid wsp:val=&quot;007D0AD8&quot;/&gt;&lt;wsp:rsid wsp:val=&quot;007D3A43&quot;/&gt;&lt;wsp:rsid wsp:val=&quot;007F64C2&quot;/&gt;&lt;wsp:rsid wsp:val=&quot;00803075&quot;/&gt;&lt;wsp:rsid wsp:val=&quot;00813227&quot;/&gt;&lt;wsp:rsid wsp:val=&quot;008233E7&quot;/&gt;&lt;wsp:rsid wsp:val=&quot;0083173E&quot;/&gt;&lt;wsp:rsid wsp:val=&quot;0083222E&quot;/&gt;&lt;wsp:rsid wsp:val=&quot;00841316&quot;/&gt;&lt;wsp:rsid wsp:val=&quot;0085762C&quot;/&gt;&lt;wsp:rsid wsp:val=&quot;00857ED2&quot;/&gt;&lt;wsp:rsid wsp:val=&quot;00862FC7&quot;/&gt;&lt;wsp:rsid wsp:val=&quot;008655E5&quot;/&gt;&lt;wsp:rsid wsp:val=&quot;00867CD0&quot;/&gt;&lt;wsp:rsid wsp:val=&quot;00867E77&quot;/&gt;&lt;wsp:rsid wsp:val=&quot;00870422&quot;/&gt;&lt;wsp:rsid wsp:val=&quot;00895B71&quot;/&gt;&lt;wsp:rsid wsp:val=&quot;008A2330&quot;/&gt;&lt;wsp:rsid wsp:val=&quot;008A65BD&quot;/&gt;&lt;wsp:rsid wsp:val=&quot;008B5B77&quot;/&gt;&lt;wsp:rsid wsp:val=&quot;008C1C4F&quot;/&gt;&lt;wsp:rsid wsp:val=&quot;008D225C&quot;/&gt;&lt;wsp:rsid wsp:val=&quot;008D5C77&quot;/&gt;&lt;wsp:rsid wsp:val=&quot;008D7C63&quot;/&gt;&lt;wsp:rsid wsp:val=&quot;008D7F30&quot;/&gt;&lt;wsp:rsid wsp:val=&quot;008E57CB&quot;/&gt;&lt;wsp:rsid wsp:val=&quot;008E5AE6&quot;/&gt;&lt;wsp:rsid wsp:val=&quot;008F011B&quot;/&gt;&lt;wsp:rsid wsp:val=&quot;008F07A3&quot;/&gt;&lt;wsp:rsid wsp:val=&quot;008F3C1F&quot;/&gt;&lt;wsp:rsid wsp:val=&quot;009007BD&quot;/&gt;&lt;wsp:rsid wsp:val=&quot;0090329D&quot;/&gt;&lt;wsp:rsid wsp:val=&quot;009120E8&quot;/&gt;&lt;wsp:rsid wsp:val=&quot;00917132&quot;/&gt;&lt;wsp:rsid wsp:val=&quot;009238C6&quot;/&gt;&lt;wsp:rsid wsp:val=&quot;00927587&quot;/&gt;&lt;wsp:rsid wsp:val=&quot;009444DC&quot;/&gt;&lt;wsp:rsid wsp:val=&quot;009453D4&quot;/&gt;&lt;wsp:rsid wsp:val=&quot;00951664&quot;/&gt;&lt;wsp:rsid wsp:val=&quot;009525DC&quot;/&gt;&lt;wsp:rsid wsp:val=&quot;009552E9&quot;/&gt;&lt;wsp:rsid wsp:val=&quot;0096294A&quot;/&gt;&lt;wsp:rsid wsp:val=&quot;0096380C&quot;/&gt;&lt;wsp:rsid wsp:val=&quot;00964399&quot;/&gt;&lt;wsp:rsid wsp:val=&quot;00967509&quot;/&gt;&lt;wsp:rsid wsp:val=&quot;00985F48&quot;/&gt;&lt;wsp:rsid wsp:val=&quot;00985FCA&quot;/&gt;&lt;wsp:rsid wsp:val=&quot;009A742C&quot;/&gt;&lt;wsp:rsid wsp:val=&quot;009B1749&quot;/&gt;&lt;wsp:rsid wsp:val=&quot;009B3598&quot;/&gt;&lt;wsp:rsid wsp:val=&quot;009B6A1A&quot;/&gt;&lt;wsp:rsid wsp:val=&quot;009C0DD8&quot;/&gt;&lt;wsp:rsid wsp:val=&quot;009C2AC3&quot;/&gt;&lt;wsp:rsid wsp:val=&quot;009C7D6D&quot;/&gt;&lt;wsp:rsid wsp:val=&quot;009D0FBE&quot;/&gt;&lt;wsp:rsid wsp:val=&quot;00A06A1E&quot;/&gt;&lt;wsp:rsid wsp:val=&quot;00A11F49&quot;/&gt;&lt;wsp:rsid wsp:val=&quot;00A12C29&quot;/&gt;&lt;wsp:rsid wsp:val=&quot;00A17F7E&quot;/&gt;&lt;wsp:rsid wsp:val=&quot;00A2613C&quot;/&gt;&lt;wsp:rsid wsp:val=&quot;00A31904&quot;/&gt;&lt;wsp:rsid wsp:val=&quot;00A3306B&quot;/&gt;&lt;wsp:rsid wsp:val=&quot;00A35D7A&quot;/&gt;&lt;wsp:rsid wsp:val=&quot;00A721C9&quot;/&gt;&lt;wsp:rsid wsp:val=&quot;00A73008&quot;/&gt;&lt;wsp:rsid wsp:val=&quot;00A76FFC&quot;/&gt;&lt;wsp:rsid wsp:val=&quot;00A86DE9&quot;/&gt;&lt;wsp:rsid wsp:val=&quot;00A953F3&quot;/&gt;&lt;wsp:rsid wsp:val=&quot;00A96132&quot;/&gt;&lt;wsp:rsid wsp:val=&quot;00AA14F0&quot;/&gt;&lt;wsp:rsid wsp:val=&quot;00AA342F&quot;/&gt;&lt;wsp:rsid wsp:val=&quot;00AA5305&quot;/&gt;&lt;wsp:rsid wsp:val=&quot;00AA7784&quot;/&gt;&lt;wsp:rsid wsp:val=&quot;00AB1C58&quot;/&gt;&lt;wsp:rsid wsp:val=&quot;00AD152B&quot;/&gt;&lt;wsp:rsid wsp:val=&quot;00AD395B&quot;/&gt;&lt;wsp:rsid wsp:val=&quot;00AD3AB7&quot;/&gt;&lt;wsp:rsid wsp:val=&quot;00AF0C21&quot;/&gt;&lt;wsp:rsid wsp:val=&quot;00B01307&quot;/&gt;&lt;wsp:rsid wsp:val=&quot;00B02A7F&quot;/&gt;&lt;wsp:rsid wsp:val=&quot;00B02BB1&quot;/&gt;&lt;wsp:rsid wsp:val=&quot;00B06D7A&quot;/&gt;&lt;wsp:rsid wsp:val=&quot;00B144E6&quot;/&gt;&lt;wsp:rsid wsp:val=&quot;00B35664&quot;/&gt;&lt;wsp:rsid wsp:val=&quot;00B42F65&quot;/&gt;&lt;wsp:rsid wsp:val=&quot;00B45B3A&quot;/&gt;&lt;wsp:rsid wsp:val=&quot;00B45E25&quot;/&gt;&lt;wsp:rsid wsp:val=&quot;00B4685B&quot;/&gt;&lt;wsp:rsid wsp:val=&quot;00B52F62&quot;/&gt;&lt;wsp:rsid wsp:val=&quot;00B53ADB&quot;/&gt;&lt;wsp:rsid wsp:val=&quot;00B77014&quot;/&gt;&lt;wsp:rsid wsp:val=&quot;00B927E0&quot;/&gt;&lt;wsp:rsid wsp:val=&quot;00B94624&quot;/&gt;&lt;wsp:rsid wsp:val=&quot;00BA26F7&quot;/&gt;&lt;wsp:rsid wsp:val=&quot;00BC6135&quot;/&gt;&lt;wsp:rsid wsp:val=&quot;00BC6BC4&quot;/&gt;&lt;wsp:rsid wsp:val=&quot;00BD46A4&quot;/&gt;&lt;wsp:rsid wsp:val=&quot;00BD69E7&quot;/&gt;&lt;wsp:rsid wsp:val=&quot;00BE3130&quot;/&gt;&lt;wsp:rsid wsp:val=&quot;00BF5651&quot;/&gt;&lt;wsp:rsid wsp:val=&quot;00BF731D&quot;/&gt;&lt;wsp:rsid wsp:val=&quot;00C1527A&quot;/&gt;&lt;wsp:rsid wsp:val=&quot;00C16D79&quot;/&gt;&lt;wsp:rsid wsp:val=&quot;00C16E9C&quot;/&gt;&lt;wsp:rsid wsp:val=&quot;00C25211&quot;/&gt;&lt;wsp:rsid wsp:val=&quot;00C426BC&quot;/&gt;&lt;wsp:rsid wsp:val=&quot;00C52470&quot;/&gt;&lt;wsp:rsid wsp:val=&quot;00C576DF&quot;/&gt;&lt;wsp:rsid wsp:val=&quot;00C618CD&quot;/&gt;&lt;wsp:rsid wsp:val=&quot;00C66FBE&quot;/&gt;&lt;wsp:rsid wsp:val=&quot;00C81F77&quot;/&gt;&lt;wsp:rsid wsp:val=&quot;00C829A9&quot;/&gt;&lt;wsp:rsid wsp:val=&quot;00C94E5D&quot;/&gt;&lt;wsp:rsid wsp:val=&quot;00C9752F&quot;/&gt;&lt;wsp:rsid wsp:val=&quot;00C97F4E&quot;/&gt;&lt;wsp:rsid wsp:val=&quot;00CA0007&quot;/&gt;&lt;wsp:rsid wsp:val=&quot;00CA1E0A&quot;/&gt;&lt;wsp:rsid wsp:val=&quot;00CA5BAA&quot;/&gt;&lt;wsp:rsid wsp:val=&quot;00CB1710&quot;/&gt;&lt;wsp:rsid wsp:val=&quot;00CB4983&quot;/&gt;&lt;wsp:rsid wsp:val=&quot;00CB7CE3&quot;/&gt;&lt;wsp:rsid wsp:val=&quot;00CC6448&quot;/&gt;&lt;wsp:rsid wsp:val=&quot;00CF0CB4&quot;/&gt;&lt;wsp:rsid wsp:val=&quot;00CF73FA&quot;/&gt;&lt;wsp:rsid wsp:val=&quot;00D01A29&quot;/&gt;&lt;wsp:rsid wsp:val=&quot;00D0713E&quot;/&gt;&lt;wsp:rsid wsp:val=&quot;00D10437&quot;/&gt;&lt;wsp:rsid wsp:val=&quot;00D146D9&quot;/&gt;&lt;wsp:rsid wsp:val=&quot;00D16561&quot;/&gt;&lt;wsp:rsid wsp:val=&quot;00D2229F&quot;/&gt;&lt;wsp:rsid wsp:val=&quot;00D226EE&quot;/&gt;&lt;wsp:rsid wsp:val=&quot;00D26E99&quot;/&gt;&lt;wsp:rsid wsp:val=&quot;00D32C9F&quot;/&gt;&lt;wsp:rsid wsp:val=&quot;00D6065B&quot;/&gt;&lt;wsp:rsid wsp:val=&quot;00D63611&quot;/&gt;&lt;wsp:rsid wsp:val=&quot;00D73255&quot;/&gt;&lt;wsp:rsid wsp:val=&quot;00D745BD&quot;/&gt;&lt;wsp:rsid wsp:val=&quot;00D776BD&quot;/&gt;&lt;wsp:rsid wsp:val=&quot;00D816D8&quot;/&gt;&lt;wsp:rsid wsp:val=&quot;00DA4F45&quot;/&gt;&lt;wsp:rsid wsp:val=&quot;00DB59B6&quot;/&gt;&lt;wsp:rsid wsp:val=&quot;00DC1663&quot;/&gt;&lt;wsp:rsid wsp:val=&quot;00DC1A55&quot;/&gt;&lt;wsp:rsid wsp:val=&quot;00DC6FAF&quot;/&gt;&lt;wsp:rsid wsp:val=&quot;00DD232F&quot;/&gt;&lt;wsp:rsid wsp:val=&quot;00DD2A63&quot;/&gt;&lt;wsp:rsid wsp:val=&quot;00DD3E5C&quot;/&gt;&lt;wsp:rsid wsp:val=&quot;00DE5B27&quot;/&gt;&lt;wsp:rsid wsp:val=&quot;00DF297D&quot;/&gt;&lt;wsp:rsid wsp:val=&quot;00E04F6F&quot;/&gt;&lt;wsp:rsid wsp:val=&quot;00E14FA8&quot;/&gt;&lt;wsp:rsid wsp:val=&quot;00E205D4&quot;/&gt;&lt;wsp:rsid wsp:val=&quot;00E24CC4&quot;/&gt;&lt;wsp:rsid wsp:val=&quot;00E26484&quot;/&gt;&lt;wsp:rsid wsp:val=&quot;00E510A8&quot;/&gt;&lt;wsp:rsid wsp:val=&quot;00E51F52&quot;/&gt;&lt;wsp:rsid wsp:val=&quot;00E5257A&quot;/&gt;&lt;wsp:rsid wsp:val=&quot;00E536A6&quot;/&gt;&lt;wsp:rsid wsp:val=&quot;00E55307&quot;/&gt;&lt;wsp:rsid wsp:val=&quot;00E5631D&quot;/&gt;&lt;wsp:rsid wsp:val=&quot;00E57ADC&quot;/&gt;&lt;wsp:rsid wsp:val=&quot;00E57D2F&quot;/&gt;&lt;wsp:rsid wsp:val=&quot;00E6167A&quot;/&gt;&lt;wsp:rsid wsp:val=&quot;00E626FF&quot;/&gt;&lt;wsp:rsid wsp:val=&quot;00E91891&quot;/&gt;&lt;wsp:rsid wsp:val=&quot;00E93C21&quot;/&gt;&lt;wsp:rsid wsp:val=&quot;00E95990&quot;/&gt;&lt;wsp:rsid wsp:val=&quot;00E96BD8&quot;/&gt;&lt;wsp:rsid wsp:val=&quot;00E9761A&quot;/&gt;&lt;wsp:rsid wsp:val=&quot;00E977F1&quot;/&gt;&lt;wsp:rsid wsp:val=&quot;00EA28AD&quot;/&gt;&lt;wsp:rsid wsp:val=&quot;00EA4620&quot;/&gt;&lt;wsp:rsid wsp:val=&quot;00EC2317&quot;/&gt;&lt;wsp:rsid wsp:val=&quot;00ED5BB6&quot;/&gt;&lt;wsp:rsid wsp:val=&quot;00EE6052&quot;/&gt;&lt;wsp:rsid wsp:val=&quot;00F054BA&quot;/&gt;&lt;wsp:rsid wsp:val=&quot;00F0601E&quot;/&gt;&lt;wsp:rsid wsp:val=&quot;00F12756&quot;/&gt;&lt;wsp:rsid wsp:val=&quot;00F20509&quot;/&gt;&lt;wsp:rsid wsp:val=&quot;00F239D6&quot;/&gt;&lt;wsp:rsid wsp:val=&quot;00F25BD0&quot;/&gt;&lt;wsp:rsid wsp:val=&quot;00F32629&quot;/&gt;&lt;wsp:rsid wsp:val=&quot;00F3411A&quot;/&gt;&lt;wsp:rsid wsp:val=&quot;00F34C2A&quot;/&gt;&lt;wsp:rsid wsp:val=&quot;00F5614E&quot;/&gt;&lt;wsp:rsid wsp:val=&quot;00F66FF6&quot;/&gt;&lt;wsp:rsid wsp:val=&quot;00F677F6&quot;/&gt;&lt;wsp:rsid wsp:val=&quot;00F71884&quot;/&gt;&lt;wsp:rsid wsp:val=&quot;00F7591C&quot;/&gt;&lt;wsp:rsid wsp:val=&quot;00F760DC&quot;/&gt;&lt;wsp:rsid wsp:val=&quot;00F8073F&quot;/&gt;&lt;wsp:rsid wsp:val=&quot;00F835BA&quot;/&gt;&lt;wsp:rsid wsp:val=&quot;00F86B59&quot;/&gt;&lt;wsp:rsid wsp:val=&quot;00F909B9&quot;/&gt;&lt;wsp:rsid wsp:val=&quot;00F90A30&quot;/&gt;&lt;wsp:rsid wsp:val=&quot;00F96B0F&quot;/&gt;&lt;wsp:rsid wsp:val=&quot;00F978FC&quot;/&gt;&lt;wsp:rsid wsp:val=&quot;00FA6AB9&quot;/&gt;&lt;wsp:rsid wsp:val=&quot;00FA7A33&quot;/&gt;&lt;wsp:rsid wsp:val=&quot;00FB2E89&quot;/&gt;&lt;wsp:rsid wsp:val=&quot;00FB66A3&quot;/&gt;&lt;wsp:rsid wsp:val=&quot;00FB7389&quot;/&gt;&lt;wsp:rsid wsp:val=&quot;00FC161F&quot;/&gt;&lt;wsp:rsid wsp:val=&quot;00FC50BB&quot;/&gt;&lt;wsp:rsid wsp:val=&quot;00FD06A9&quot;/&gt;&lt;wsp:rsid wsp:val=&quot;00FD0A0C&quot;/&gt;&lt;wsp:rsid wsp:val=&quot;00FD133F&quot;/&gt;&lt;wsp:rsid wsp:val=&quot;00FD6C98&quot;/&gt;&lt;wsp:rsid wsp:val=&quot;00FE0436&quot;/&gt;&lt;wsp:rsid wsp:val=&quot;00FE7904&quot;/&gt;&lt;wsp:rsid wsp:val=&quot;00FF10CE&quot;/&gt;&lt;wsp:rsid wsp:val=&quot;00FF1513&quot;/&gt;&lt;wsp:rsid wsp:val=&quot;00FF6C8F&quot;/&gt;&lt;/wsp:rsids&gt;&lt;/w:docPr&gt;&lt;w:body&gt;&lt;wx:sect&gt;&lt;w:p wsp:rsidR=&quot;00000000&quot; wsp:rsidRDefault=&quot;003F7F78&quot; wsp:rsidP=&quot;003F7F78&quot;&gt;&lt;m:oMathPara&gt;&lt;m:oMath&gt;&lt;m:sSub&gt;&lt;m:sSubPr&gt;&lt;m:ctrlPr&gt;&lt;aml:annotation aml:id=&quot;0&quot; w:type=&quot;Word.Deletion&quot; aml:author=&quot;??Sing&quot; aml:createdate=&quot;2020-07-12T17:46:00Z&quot;&gt;&lt;aml:content&gt;&lt;w:rPr&gt;&lt;w:rFonts w:ascii=&quot;Cambria Math&quot; w:h-ansi=&quot;Cambria Math&quot;/&gt;&lt;wx:font wx:vaF7l=&quot;Cambria Math&quot;/&gt;&lt;/w:rPr&gt;&lt;/aml:content&gt;&lt;/aml:annotation&gt;&lt;/m:ctrlPr&gt;&lt;/m:sSubPr&gt;&lt;m:e&gt;&lt;aml:annotation aml:id=&quot;1&quot; w:type=&quot;Word.Deletion&quot; aml:author=&quot;??Sing&quot; aml:createdate=&quot;2020-07-12T17:46:00Z&quot;&gt;&lt;aml:content&gt;&lt;m:r&gt;&lt;m:rPr&gt;&lt;m:sty m:val=&quot;p&quot;/&gt;&lt;/m:rPr&gt;&lt;w:rPr&gt;&lt;w:F7rFonts w:ascii=&quot;Cambria Math&quot; w:h-ansi=&quot;Cambria Math&quot;/&gt;&lt;wx:font wx:val=&quot;Cambria Math&quot;/&gt;&lt;/w:rPr&gt;&lt;m:t&gt;R&lt;/m:t&gt;&lt;/m:r&gt;&lt;/aml:content&gt;&lt;/aml:annotation&gt;&lt;/m:e&gt;&lt;m:sub&gt;&lt;aml:annotation aml:id=&quot;2&quot; w:type=&quot;Word.Deletion&quot; aml:author=&quot;??Sing&quot; aml:createdate=&quot;2020-07-12F7T17:46:00Z&quot;&gt;&lt;aml:content&gt;&lt;m:r&gt;&lt;w:rPr&gt;&lt;w:rFonts w:ascii=&quot;Cambria Math&quot; w:h-ansi=&quot;Cambria Math&quot;/&gt;&lt;wx:font wx:val=&quot;Cambria Math&quot;/&gt;&lt;w:i/&gt;&lt;/w:rPr&gt;&lt;m:t&gt;1&lt;/m:t&gt;&lt;/m:r&gt;&lt;/aml:content&gt;&lt;/aml:annotation&gt;&lt;/m:sub&gt;&lt;/m:sSub&gt;&lt;aml:annotation aml:id=&quot;3&quot; w:type=&quot;Word.Deletion&quot; aml:author=&quot;??Sing&quot; aml:createdate=&quot;2020-07-12T17:46:00Z&quot;&gt;&lt;aml:content&gt;&lt;m:r&gt;&lt;w:rPr&gt;&lt;w:rFonts w:ascii=&quot;Cambria Math&quot; w:h-ansi=&quot;Cambria Math&quot;/&gt;&lt;wx:font wx:val=&quot;Cambria Math&quot;/&gt;&lt;w:i/&gt;&lt;/w:rPr&gt;&lt;m:t&gt;,&lt;/m:t&gt;&lt;/m:r&gt;&lt;/aml:content&gt;&lt;/aml:annotation&gt;&lt;m:sSub&gt;&lt;m:sSubonPr&gt;&lt;m:ctrlPr&gt;&lt;aml:annotation aml:id=&quot;4&quot; w:type=&quot;Word.Deletion&quot; aml:author=&quot;??Sing&quot; aml:createdate=&quot;2020-07-12T17:46:00Z&quot;&gt;&lt;aml:content&gt;&lt;w:rPr&gt;&lt;w:rFonts w:ascii=&quot;Cambria Math&quot; w:h-ansi=&quot;Cambria Math&quot;/&gt;&lt;wx:font wx:val=&quot;Cambria Math&quot;/&gt;&lt;/w:rPr&gt;&lt;/aml:content&gt;on&lt;/aml:annotation&gt;&lt;/m:ctrlPr&gt;&lt;/m:sSubPr&gt;&lt;m:e&gt;&lt;aml:annotation aml:id=&quot;5&quot; w:type=&quot;Word.Deletion&quot; aml:author=&quot;??Sing&quot; aml:createdate=&quot;2020-07-12T17:46:00Z&quot;&gt;&lt;aml:content&gt;&lt;m:r&gt;&lt;m:rPr&gt;&lt;m:sty m:val=&quot;p&quot;/&gt;&lt;/m:rPr&gt;&lt;w:rPr&gt;&lt;w:rFonts w:ascii=&quot;Cambria Math&quot; w:h-ansi=&quot;onCambria Math&quot;/&gt;&lt;wx:font wx:val=&quot;Cambria Math&quot;/&gt;&lt;/w:rPr&gt;&lt;m:t&gt;R&lt;/m:t&gt;&lt;/m:r&gt;&lt;/aml:content&gt;&lt;/aml:annotation&gt;&lt;/m:e&gt;&lt;m:sub&gt;&lt;aml:annotation aml:id=&quot;6&quot; w:type=&quot;Word.Deletion&quot; aml:author=&quot;??Sing&quot; aml:createdate=&quot;2020-07-12T17:46:00Z&quot;&gt;&lt;aml:content&gt;&lt;m:r&gt;&lt;w:rPr&gt;&lt;w:onrFonts w:ascii=&quot;Cambria Math&quot; w:h-ansi=&quot;Cambria Math&quot;/&gt;&lt;wx:font wx:val=&quot;Cambria Math&quot;/&gt;&lt;w:i/&gt;&lt;/w:rPr&gt;&lt;m:t&gt;2&lt;/m:t&gt;&lt;/m:r&gt;&lt;/aml:content&gt;&lt;/aml:annotation&gt;&lt;/m:sub&gt;&lt;/m:sSub&gt;&lt;aml:annotation aml:id=&quot;7&quot; w:type=&quot;Word.Deletion&quot; aml:author=&quot;??Sing&quot; aml:createdate=&quot;on2020-07-12T17:46:00Z&quot;&gt;&lt;aml:content&gt;&lt;m:r&gt;&lt;w:rPr&gt;&lt;w:rFonts w:ascii=&quot;Cambria Math&quot; w:h-ansi=&quot;Cambria Math&quot;/&gt;&lt;wx:font wx:val=&quot;Cambria Math&quot;/&gt;&lt;w:i/&gt;&lt;/w:rPr&gt;&lt;m:t&gt;, &lt;/m:t&gt;&lt;/m:r&gt;&lt;/aml:content&gt;&lt;/aml:annotation&gt;&lt;m:sSub&gt;&lt;m:sSubPr&gt;&lt;m:ctrlPr&gt;&lt;aml:annotation aml:id=&quot;8&quot; w:type=&quot;Word.Deletion&quot; aml:author=&quot;??Sing&quot; aml:createdate=&quot;2020-07-12T17:46:00Z&quot;&gt;&lt;aml:content&gt;&lt;w:rPr&gt;&lt;w:rFonts w:ascii=&quot;Cambria Math&quot; w:h-ansi=&quot;Cambria Math&quot;/&gt;&lt;wx:font wx:val=&quot;Cambria Math&quot;/&gt;&lt;/w:rPr&gt;&lt;/aml:content&gt;&lt;/aml:annotation&gt;&lt;/m:ctrlPr&gt;&lt;/m:sSubPr&gt;8&quot;&lt;m:e&gt;&lt;aml:annotation aml:id=&quot;9&quot; w:type=&quot;Word.Deletion&quot; aml:author=&quot;??Sing&quot; aml:createdate=&quot;2020-07-12T17:46:00Z&quot;&gt;&lt;aml:content&gt;&lt;m:r&gt;&lt;m:rPr&gt;&lt;m:sty m:val=&quot;p&quot;/&gt;&lt;/m:rPr&gt;&lt;w:rPr&gt;&lt;w:rFonts w:ascii=&quot;Cambria Math&quot; w:h-ansi=&quot;Cambria Math&quot;/&gt;&lt;wx:font wx:val=&quot;Cambria8&quot; Math&quot;/&gt;&lt;/w:rPr&gt;&lt;m:t&gt;R&lt;/m:t&gt;&lt;/m:r&gt;&lt;/aml:content&gt;&lt;/aml:annotation&gt;&lt;/m:e&gt;&lt;m:sub&gt;&lt;aml:annotation aml:id=&quot;10&quot; w:type=&quot;Word.Deletion&quot; aml:author=&quot;??Sing&quot; aml:createdate=&quot;2020-07-12T17:46:00Z&quot;&gt;&lt;aml:content&gt;&lt;m:r&gt;&lt;w:rPr&gt;&lt;w:rFonts w:ascii=&quot;Cambria Math&quot; w:h-ansi8&quot;=&quot;Cambria Math&quot;/&gt;&lt;wx:font wx:val=&quot;Cambria Math&quot;/&gt;&lt;w:i/&gt;&lt;/w:rPr&gt;&lt;m:t&gt;3&lt;/m:t&gt;&lt;/m:r&gt;&lt;/aml:content&gt;&lt;/aml:annotation&gt;&lt;/m:sub&gt;&lt;/m:sSub&gt;&lt;aml:annotation aml:id=&quot;11&quot; w:type=&quot;Word.Deletion&quot; aml:author=&quot;??Sing&quot; aml:createdate=&quot;2020-07-12T17:46:00Z&quot;&gt;&lt;aml:content&gt;&lt;m8&quot;:r&gt;&lt;w:rPr&gt;&lt;w:rFonts w:ascii=&quot;Cambria Math&quot; w:h-ansi=&quot;Cambria Math&quot;/&gt;&lt;wx:font wx:val=&quot;Cambria Math&quot;/&gt;&lt;w:i/&gt;&lt;/w:rPr&gt;&lt;m:t&gt;,..., &lt;/m:t&gt;&lt;/m:r&gt;&lt;/aml:content&gt;&lt;/aml:annotation&gt;&lt;m:sSub&gt;&lt;m:sSubPr&gt;&lt;m:ctrlPr&gt;&lt;aml:annotation aml:id=&quot;12&quot; w:type=&quot;Word.Deletion&quot; aml:author=&quot;??Sing&quot; aml:createdate=&quot;2020-07-12T17:46:00Z&quot;&gt;&lt;aml:content&gt;&lt;w:rPr&gt;&lt;w:rFonts w:ascii=&quot;Cambria Math&quot; w:h-ansi=&quot;Cambria Math&quot;/&gt;&lt;wx:font wx:val=&quot;Cambria Math&quot;/&gt;&lt;/w:rPr&gt;&lt;/aml:content&gt;&lt;/aml:annotation&gt;&lt;/m:ctrlPr&gt;&lt;/m:sSubPr&gt;&lt;m:e&gt;&lt;aml:annotation aml:id=&quot;13&quot;th w:type=&quot;Word.Deletion&quot; aml:author=&quot;??Sing&quot; aml:createdate=&quot;2020-07-12T17:46:00Z&quot;&gt;&lt;aml:content&gt;&lt;m:r&gt;&lt;m:rPr&gt;&lt;m:sty m:val=&quot;p&quot;/&gt;&lt;/m:rPr&gt;&lt;w:rPr&gt;&lt;w:rFonts w:ascii=&quot;Cambria Math&quot; w:h-ansi=&quot;Cambria Math&quot;/&gt;&lt;wx:font wx:val=&quot;Cambria Math&quot;/&gt;&lt;/w:rPr&gt;&lt;m:t&gt;R&lt;/m:t&gt;&lt;/mth:r&gt;&lt;/aml:content&gt;&lt;/aml:annotation&gt;&lt;/m:e&gt;&lt;m:sub&gt;&lt;aml:annotation aml:id=&quot;14&quot; w:type=&quot;Word.Deletion&quot; aml:author=&quot;??Sing&quot; aml:createdate=&quot;2020-07-12T17:46:00Z&quot;&gt;&lt;aml:content&gt;&lt;m:r&gt;&lt;w:rPr&gt;&lt;w:rFonts w:ascii=&quot;Cambria Math&quot; w:h-ansi=&quot;Cambria Math&quot;/&gt;&lt;wx:font wx:vathl=&quot;Cambria Math&quot;/&gt;&lt;w:i/&gt;&lt;/w:rPr&gt;&lt;m:t&gt;L&lt;/m:t&gt;&lt;/m:r&gt;&lt;/aml:content&gt;&lt;/aml:annotation&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 o:title="" chromakey="white"/>
          </v:shape>
        </w:pict>
      </w:r>
      <w:r w:rsidR="00F0601E" w:rsidRPr="00F0601E">
        <w:instrText xml:space="preserve"> </w:instrText>
      </w:r>
      <w:r w:rsidR="00F0601E" w:rsidRPr="00F0601E">
        <w:fldChar w:fldCharType="separate"/>
      </w:r>
      <w:r w:rsidR="00715F36">
        <w:rPr>
          <w:position w:val="-6"/>
        </w:rPr>
        <w:pict w14:anchorId="00CAF6D1">
          <v:shape id="_x0000_i1028" type="#_x0000_t75" style="width:77.75pt;height:12.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o=&quot;http://schemas.microsoft.com/office/mac/office/2008/main&quot; xmlns:mc=&quot;http://schemas.openxmlformats.org/markup-compatibility/2006&quot; xmlns:mv=&quot;urn:schemas-microsoft-com:mac:vml&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20&quot;/&gt;&lt;w:bordersDontSurroundHeader/&gt;&lt;w:bordersDontSurroundFooter/&gt;&lt;w:stylePaneFormatFilter w:val=&quot;3F04&quot;/&gt;&lt;w:defaultTabStop w:val=&quot;720&quot;/&gt;&lt;w:evenAndOddHeaders/&gt;&lt;w:displayHorizontalDrawingGridEvery w:val=&quot;0&quot;/&gt;&lt;w:displayVerticalDrawingGridEvery w:val=&quot;0&quot;/&gt;&lt;w:useMarginsForDrawingGridOrigin/&gt;&lt;w:characterSpacingControl w:val=&quot;DontCompress&quot;/&gt;&lt;w:webPageEncoding w:val=&quot;ks_c_5601-1987&quot;/&gt;&lt;w:optimizeForBrowser/&gt;&lt;w:relyOnVML/&gt;&lt;w:allowPNG/&gt;&lt;w:doNotSaveWebPagesAsSingleFile/&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1A0250&quot;/&gt;&lt;wsp:rsid wsp:val=&quot;00012F6E&quot;/&gt;&lt;wsp:rsid wsp:val=&quot;00016ED5&quot;/&gt;&lt;wsp:rsid wsp:val=&quot;0002443C&quot;/&gt;&lt;wsp:rsid wsp:val=&quot;0003069F&quot;/&gt;&lt;wsp:rsid wsp:val=&quot;000317F8&quot;/&gt;&lt;wsp:rsid wsp:val=&quot;00035D0E&quot;/&gt;&lt;wsp:rsid wsp:val=&quot;000502F1&quot;/&gt;&lt;wsp:rsid wsp:val=&quot;000557F4&quot;/&gt;&lt;wsp:rsid wsp:val=&quot;00065EDF&quot;/&gt;&lt;wsp:rsid wsp:val=&quot;0006631B&quot;/&gt;&lt;wsp:rsid wsp:val=&quot;00070C81&quot;/&gt;&lt;wsp:rsid wsp:val=&quot;00071710&quot;/&gt;&lt;wsp:rsid wsp:val=&quot;00072DD1&quot;/&gt;&lt;wsp:rsid wsp:val=&quot;00084068&quot;/&gt;&lt;wsp:rsid wsp:val=&quot;00086C23&quot;/&gt;&lt;wsp:rsid wsp:val=&quot;0009109B&quot;/&gt;&lt;wsp:rsid wsp:val=&quot;000A2998&quot;/&gt;&lt;wsp:rsid wsp:val=&quot;000A5488&quot;/&gt;&lt;wsp:rsid wsp:val=&quot;000B07EA&quot;/&gt;&lt;wsp:rsid wsp:val=&quot;000B6316&quot;/&gt;&lt;wsp:rsid wsp:val=&quot;000C3D97&quot;/&gt;&lt;wsp:rsid wsp:val=&quot;000C5305&quot;/&gt;&lt;wsp:rsid wsp:val=&quot;000D3070&quot;/&gt;&lt;wsp:rsid wsp:val=&quot;000D41DD&quot;/&gt;&lt;wsp:rsid wsp:val=&quot;000D4778&quot;/&gt;&lt;wsp:rsid wsp:val=&quot;000E262A&quot;/&gt;&lt;wsp:rsid wsp:val=&quot;000E4B89&quot;/&gt;&lt;wsp:rsid wsp:val=&quot;000E7808&quot;/&gt;&lt;wsp:rsid wsp:val=&quot;000F287A&quot;/&gt;&lt;wsp:rsid wsp:val=&quot;000F28AD&quot;/&gt;&lt;wsp:rsid wsp:val=&quot;00120278&quot;/&gt;&lt;wsp:rsid wsp:val=&quot;00123893&quot;/&gt;&lt;wsp:rsid wsp:val=&quot;00124D59&quot;/&gt;&lt;wsp:rsid wsp:val=&quot;00125E65&quot;/&gt;&lt;wsp:rsid wsp:val=&quot;001318DC&quot;/&gt;&lt;wsp:rsid wsp:val=&quot;001324B3&quot;/&gt;&lt;wsp:rsid wsp:val=&quot;00146558&quot;/&gt;&lt;wsp:rsid wsp:val=&quot;001471F2&quot;/&gt;&lt;wsp:rsid wsp:val=&quot;00150630&quot;/&gt;&lt;wsp:rsid wsp:val=&quot;001638C5&quot;/&gt;&lt;wsp:rsid wsp:val=&quot;00183A26&quot;/&gt;&lt;wsp:rsid wsp:val=&quot;00186C45&quot;/&gt;&lt;wsp:rsid wsp:val=&quot;00196CCD&quot;/&gt;&lt;wsp:rsid wsp:val=&quot;001A0250&quot;/&gt;&lt;wsp:rsid wsp:val=&quot;001A31BF&quot;/&gt;&lt;wsp:rsid wsp:val=&quot;001A634B&quot;/&gt;&lt;wsp:rsid wsp:val=&quot;001B3382&quot;/&gt;&lt;wsp:rsid wsp:val=&quot;001C286B&quot;/&gt;&lt;wsp:rsid wsp:val=&quot;001C304E&quot;/&gt;&lt;wsp:rsid wsp:val=&quot;001C7832&quot;/&gt;&lt;wsp:rsid wsp:val=&quot;001D008B&quot;/&gt;&lt;wsp:rsid wsp:val=&quot;001D5CD1&quot;/&gt;&lt;wsp:rsid wsp:val=&quot;001D795F&quot;/&gt;&lt;wsp:rsid wsp:val=&quot;001D79BF&quot;/&gt;&lt;wsp:rsid wsp:val=&quot;002058AB&quot;/&gt;&lt;wsp:rsid wsp:val=&quot;002132A0&quot;/&gt;&lt;wsp:rsid wsp:val=&quot;00217640&quot;/&gt;&lt;wsp:rsid wsp:val=&quot;00223A4A&quot;/&gt;&lt;wsp:rsid wsp:val=&quot;002247BD&quot;/&gt;&lt;wsp:rsid wsp:val=&quot;0023057A&quot;/&gt;&lt;wsp:rsid wsp:val=&quot;00234E32&quot;/&gt;&lt;wsp:rsid wsp:val=&quot;0023752C&quot;/&gt;&lt;wsp:rsid wsp:val=&quot;002430F6&quot;/&gt;&lt;wsp:rsid wsp:val=&quot;00255A0B&quot;/&gt;&lt;wsp:rsid wsp:val=&quot;002625F4&quot;/&gt;&lt;wsp:rsid wsp:val=&quot;00262EC7&quot;/&gt;&lt;wsp:rsid wsp:val=&quot;002771A2&quot;/&gt;&lt;wsp:rsid wsp:val=&quot;00280B9C&quot;/&gt;&lt;wsp:rsid wsp:val=&quot;00283946&quot;/&gt;&lt;wsp:rsid wsp:val=&quot;00290930&quot;/&gt;&lt;wsp:rsid wsp:val=&quot;0029094C&quot;/&gt;&lt;wsp:rsid wsp:val=&quot;002B030A&quot;/&gt;&lt;wsp:rsid wsp:val=&quot;002B11C0&quot;/&gt;&lt;wsp:rsid wsp:val=&quot;002B1FA7&quot;/&gt;&lt;wsp:rsid wsp:val=&quot;002B73A3&quot;/&gt;&lt;wsp:rsid wsp:val=&quot;002C14B4&quot;/&gt;&lt;wsp:rsid wsp:val=&quot;002C184B&quot;/&gt;&lt;wsp:rsid wsp:val=&quot;002C4B8A&quot;/&gt;&lt;wsp:rsid wsp:val=&quot;002D6AFE&quot;/&gt;&lt;wsp:rsid wsp:val=&quot;002E347C&quot;/&gt;&lt;wsp:rsid wsp:val=&quot;002E7471&quot;/&gt;&lt;wsp:rsid wsp:val=&quot;002F16B1&quot;/&gt;&lt;wsp:rsid wsp:val=&quot;002F3F3F&quot;/&gt;&lt;wsp:rsid wsp:val=&quot;002F7515&quot;/&gt;&lt;wsp:rsid wsp:val=&quot;003005C6&quot;/&gt;&lt;wsp:rsid wsp:val=&quot;00305A4D&quot;/&gt;&lt;wsp:rsid wsp:val=&quot;00305D04&quot;/&gt;&lt;wsp:rsid wsp:val=&quot;00316E0B&quot;/&gt;&lt;wsp:rsid wsp:val=&quot;003218E1&quot;/&gt;&lt;wsp:rsid wsp:val=&quot;00325289&quot;/&gt;&lt;wsp:rsid wsp:val=&quot;00325781&quot;/&gt;&lt;wsp:rsid wsp:val=&quot;00325C18&quot;/&gt;&lt;wsp:rsid wsp:val=&quot;00327316&quot;/&gt;&lt;wsp:rsid wsp:val=&quot;003324E7&quot;/&gt;&lt;wsp:rsid wsp:val=&quot;003442A9&quot;/&gt;&lt;wsp:rsid wsp:val=&quot;00350C51&quot;/&gt;&lt;wsp:rsid wsp:val=&quot;003516B3&quot;/&gt;&lt;wsp:rsid wsp:val=&quot;003609C4&quot;/&gt;&lt;wsp:rsid wsp:val=&quot;003614B8&quot;/&gt;&lt;wsp:rsid wsp:val=&quot;003620E3&quot;/&gt;&lt;wsp:rsid wsp:val=&quot;00364412&quot;/&gt;&lt;wsp:rsid wsp:val=&quot;00366969&quot;/&gt;&lt;wsp:rsid wsp:val=&quot;0037106D&quot;/&gt;&lt;wsp:rsid wsp:val=&quot;0037447E&quot;/&gt;&lt;wsp:rsid wsp:val=&quot;003747BF&quot;/&gt;&lt;wsp:rsid wsp:val=&quot;003762C0&quot;/&gt;&lt;wsp:rsid wsp:val=&quot;0038224B&quot;/&gt;&lt;wsp:rsid wsp:val=&quot;003828B7&quot;/&gt;&lt;wsp:rsid wsp:val=&quot;00383F6A&quot;/&gt;&lt;wsp:rsid wsp:val=&quot;003853B3&quot;/&gt;&lt;wsp:rsid wsp:val=&quot;003A35B3&quot;/&gt;&lt;wsp:rsid wsp:val=&quot;003B3BC1&quot;/&gt;&lt;wsp:rsid wsp:val=&quot;003C4E94&quot;/&gt;&lt;wsp:rsid wsp:val=&quot;003C76DE&quot;/&gt;&lt;wsp:rsid wsp:val=&quot;003D0267&quot;/&gt;&lt;wsp:rsid wsp:val=&quot;003D625D&quot;/&gt;&lt;wsp:rsid wsp:val=&quot;003D74D1&quot;/&gt;&lt;wsp:rsid wsp:val=&quot;003E4CE4&quot;/&gt;&lt;wsp:rsid wsp:val=&quot;003E52BC&quot;/&gt;&lt;wsp:rsid wsp:val=&quot;003E5AAF&quot;/&gt;&lt;wsp:rsid wsp:val=&quot;003F0BCC&quot;/&gt;&lt;wsp:rsid wsp:val=&quot;003F7F78&quot;/&gt;&lt;wsp:rsid wsp:val=&quot;00400385&quot;/&gt;&lt;wsp:rsid wsp:val=&quot;00401806&quot;/&gt;&lt;wsp:rsid wsp:val=&quot;00402CAE&quot;/&gt;&lt;wsp:rsid wsp:val=&quot;00404F29&quot;/&gt;&lt;wsp:rsid wsp:val=&quot;00404FF3&quot;/&gt;&lt;wsp:rsid wsp:val=&quot;00406170&quot;/&gt;&lt;wsp:rsid wsp:val=&quot;004155BC&quot;/&gt;&lt;wsp:rsid wsp:val=&quot;00417AA5&quot;/&gt;&lt;wsp:rsid wsp:val=&quot;00422E38&quot;/&gt;&lt;wsp:rsid wsp:val=&quot;0043607A&quot;/&gt;&lt;wsp:rsid wsp:val=&quot;00436319&quot;/&gt;&lt;wsp:rsid wsp:val=&quot;004459BA&quot;/&gt;&lt;wsp:rsid wsp:val=&quot;00454591&quot;/&gt;&lt;wsp:rsid wsp:val=&quot;004601F0&quot;/&gt;&lt;wsp:rsid wsp:val=&quot;00462B21&quot;/&gt;&lt;wsp:rsid wsp:val=&quot;00477827&quot;/&gt;&lt;wsp:rsid wsp:val=&quot;00484039&quot;/&gt;&lt;wsp:rsid wsp:val=&quot;00485AE8&quot;/&gt;&lt;wsp:rsid wsp:val=&quot;00490EBD&quot;/&gt;&lt;wsp:rsid wsp:val=&quot;00492899&quot;/&gt;&lt;wsp:rsid wsp:val=&quot;00493264&quot;/&gt;&lt;wsp:rsid wsp:val=&quot;004A0D0D&quot;/&gt;&lt;wsp:rsid wsp:val=&quot;004A5E2A&quot;/&gt;&lt;wsp:rsid wsp:val=&quot;004A5EF5&quot;/&gt;&lt;wsp:rsid wsp:val=&quot;004B715B&quot;/&gt;&lt;wsp:rsid wsp:val=&quot;004C4BE1&quot;/&gt;&lt;wsp:rsid wsp:val=&quot;004D311F&quot;/&gt;&lt;wsp:rsid wsp:val=&quot;004E0CEE&quot;/&gt;&lt;wsp:rsid wsp:val=&quot;004E2A3A&quot;/&gt;&lt;wsp:rsid wsp:val=&quot;004E6B93&quot;/&gt;&lt;wsp:rsid wsp:val=&quot;004E764C&quot;/&gt;&lt;wsp:rsid wsp:val=&quot;004F19CE&quot;/&gt;&lt;wsp:rsid wsp:val=&quot;004F6E9D&quot;/&gt;&lt;wsp:rsid wsp:val=&quot;00503158&quot;/&gt;&lt;wsp:rsid wsp:val=&quot;00505651&quot;/&gt;&lt;wsp:rsid wsp:val=&quot;005103B8&quot;/&gt;&lt;wsp:rsid wsp:val=&quot;005110BA&quot;/&gt;&lt;wsp:rsid wsp:val=&quot;005170C3&quot;/&gt;&lt;wsp:rsid wsp:val=&quot;00537351&quot;/&gt;&lt;wsp:rsid wsp:val=&quot;00543A3E&quot;/&gt;&lt;wsp:rsid wsp:val=&quot;00544046&quot;/&gt;&lt;wsp:rsid wsp:val=&quot;00546B0D&quot;/&gt;&lt;wsp:rsid wsp:val=&quot;0055005E&quot;/&gt;&lt;wsp:rsid wsp:val=&quot;00553CDA&quot;/&gt;&lt;wsp:rsid wsp:val=&quot;005634C9&quot;/&gt;&lt;wsp:rsid wsp:val=&quot;005639FC&quot;/&gt;&lt;wsp:rsid wsp:val=&quot;005656A3&quot;/&gt;&lt;wsp:rsid wsp:val=&quot;005661E3&quot;/&gt;&lt;wsp:rsid wsp:val=&quot;00567433&quot;/&gt;&lt;wsp:rsid wsp:val=&quot;0057145A&quot;/&gt;&lt;wsp:rsid wsp:val=&quot;0057210C&quot;/&gt;&lt;wsp:rsid wsp:val=&quot;005747FF&quot;/&gt;&lt;wsp:rsid wsp:val=&quot;0057716C&quot;/&gt;&lt;wsp:rsid wsp:val=&quot;005A1351&quot;/&gt;&lt;wsp:rsid wsp:val=&quot;005A5B61&quot;/&gt;&lt;wsp:rsid wsp:val=&quot;005A62CA&quot;/&gt;&lt;wsp:rsid wsp:val=&quot;005A73AC&quot;/&gt;&lt;wsp:rsid wsp:val=&quot;005B59F4&quot;/&gt;&lt;wsp:rsid wsp:val=&quot;005C03F8&quot;/&gt;&lt;wsp:rsid wsp:val=&quot;005C12E3&quot;/&gt;&lt;wsp:rsid wsp:val=&quot;005C1897&quot;/&gt;&lt;wsp:rsid wsp:val=&quot;005C76E8&quot;/&gt;&lt;wsp:rsid wsp:val=&quot;005D042F&quot;/&gt;&lt;wsp:rsid wsp:val=&quot;005E199F&quot;/&gt;&lt;wsp:rsid wsp:val=&quot;005F2B4C&quot;/&gt;&lt;wsp:rsid wsp:val=&quot;005F4CD0&quot;/&gt;&lt;wsp:rsid wsp:val=&quot;005F78B5&quot;/&gt;&lt;wsp:rsid wsp:val=&quot;00604B3B&quot;/&gt;&lt;wsp:rsid wsp:val=&quot;00606311&quot;/&gt;&lt;wsp:rsid wsp:val=&quot;0060684A&quot;/&gt;&lt;wsp:rsid wsp:val=&quot;00610C7B&quot;/&gt;&lt;wsp:rsid wsp:val=&quot;00616EB4&quot;/&gt;&lt;wsp:rsid wsp:val=&quot;00624A5A&quot;/&gt;&lt;wsp:rsid wsp:val=&quot;00630BF3&quot;/&gt;&lt;wsp:rsid wsp:val=&quot;00632FF1&quot;/&gt;&lt;wsp:rsid wsp:val=&quot;00637106&quot;/&gt;&lt;wsp:rsid wsp:val=&quot;00644694&quot;/&gt;&lt;wsp:rsid wsp:val=&quot;00647780&quot;/&gt;&lt;wsp:rsid wsp:val=&quot;00664BB9&quot;/&gt;&lt;wsp:rsid wsp:val=&quot;0066573A&quot;/&gt;&lt;wsp:rsid wsp:val=&quot;00671F1F&quot;/&gt;&lt;wsp:rsid wsp:val=&quot;00674135&quot;/&gt;&lt;wsp:rsid wsp:val=&quot;0067580C&quot;/&gt;&lt;wsp:rsid wsp:val=&quot;0068586A&quot;/&gt;&lt;wsp:rsid wsp:val=&quot;00690ED7&quot;/&gt;&lt;wsp:rsid wsp:val=&quot;006947ED&quot;/&gt;&lt;wsp:rsid wsp:val=&quot;006A0766&quot;/&gt;&lt;wsp:rsid wsp:val=&quot;006A40D2&quot;/&gt;&lt;wsp:rsid wsp:val=&quot;006A4DD3&quot;/&gt;&lt;wsp:rsid wsp:val=&quot;006B1CA1&quot;/&gt;&lt;wsp:rsid wsp:val=&quot;006B3551&quot;/&gt;&lt;wsp:rsid wsp:val=&quot;006B4A5F&quot;/&gt;&lt;wsp:rsid wsp:val=&quot;006B7AA2&quot;/&gt;&lt;wsp:rsid wsp:val=&quot;006C7EE9&quot;/&gt;&lt;wsp:rsid wsp:val=&quot;006D099A&quot;/&gt;&lt;wsp:rsid wsp:val=&quot;006D5631&quot;/&gt;&lt;wsp:rsid wsp:val=&quot;006D6E42&quot;/&gt;&lt;wsp:rsid wsp:val=&quot;006D7A13&quot;/&gt;&lt;wsp:rsid wsp:val=&quot;006E0B28&quot;/&gt;&lt;wsp:rsid wsp:val=&quot;006E60BE&quot;/&gt;&lt;wsp:rsid wsp:val=&quot;006E75CD&quot;/&gt;&lt;wsp:rsid wsp:val=&quot;006E797E&quot;/&gt;&lt;wsp:rsid wsp:val=&quot;006F71A9&quot;/&gt;&lt;wsp:rsid wsp:val=&quot;00702B6A&quot;/&gt;&lt;wsp:rsid wsp:val=&quot;00702E53&quot;/&gt;&lt;wsp:rsid wsp:val=&quot;0070344F&quot;/&gt;&lt;wsp:rsid wsp:val=&quot;00704C8F&quot;/&gt;&lt;wsp:rsid wsp:val=&quot;007109D1&quot;/&gt;&lt;wsp:rsid wsp:val=&quot;00722C9C&quot;/&gt;&lt;wsp:rsid wsp:val=&quot;0072502D&quot;/&gt;&lt;wsp:rsid wsp:val=&quot;007346E8&quot;/&gt;&lt;wsp:rsid wsp:val=&quot;007409F1&quot;/&gt;&lt;wsp:rsid wsp:val=&quot;0074277C&quot;/&gt;&lt;wsp:rsid wsp:val=&quot;007513CD&quot;/&gt;&lt;wsp:rsid wsp:val=&quot;00752CB4&quot;/&gt;&lt;wsp:rsid wsp:val=&quot;0075497D&quot;/&gt;&lt;wsp:rsid wsp:val=&quot;00757194&quot;/&gt;&lt;wsp:rsid wsp:val=&quot;00763DFC&quot;/&gt;&lt;wsp:rsid wsp:val=&quot;007653B1&quot;/&gt;&lt;wsp:rsid wsp:val=&quot;00784060&quot;/&gt;&lt;wsp:rsid wsp:val=&quot;00785581&quot;/&gt;&lt;wsp:rsid wsp:val=&quot;00785917&quot;/&gt;&lt;wsp:rsid wsp:val=&quot;0078612D&quot;/&gt;&lt;wsp:rsid wsp:val=&quot;00795FAC&quot;/&gt;&lt;wsp:rsid wsp:val=&quot;007A32C7&quot;/&gt;&lt;wsp:rsid wsp:val=&quot;007A66B4&quot;/&gt;&lt;wsp:rsid wsp:val=&quot;007D0AD8&quot;/&gt;&lt;wsp:rsid wsp:val=&quot;007D3A43&quot;/&gt;&lt;wsp:rsid wsp:val=&quot;007F64C2&quot;/&gt;&lt;wsp:rsid wsp:val=&quot;00803075&quot;/&gt;&lt;wsp:rsid wsp:val=&quot;00813227&quot;/&gt;&lt;wsp:rsid wsp:val=&quot;008233E7&quot;/&gt;&lt;wsp:rsid wsp:val=&quot;0083173E&quot;/&gt;&lt;wsp:rsid wsp:val=&quot;0083222E&quot;/&gt;&lt;wsp:rsid wsp:val=&quot;00841316&quot;/&gt;&lt;wsp:rsid wsp:val=&quot;0085762C&quot;/&gt;&lt;wsp:rsid wsp:val=&quot;00857ED2&quot;/&gt;&lt;wsp:rsid wsp:val=&quot;00862FC7&quot;/&gt;&lt;wsp:rsid wsp:val=&quot;008655E5&quot;/&gt;&lt;wsp:rsid wsp:val=&quot;00867CD0&quot;/&gt;&lt;wsp:rsid wsp:val=&quot;00867E77&quot;/&gt;&lt;wsp:rsid wsp:val=&quot;00870422&quot;/&gt;&lt;wsp:rsid wsp:val=&quot;00895B71&quot;/&gt;&lt;wsp:rsid wsp:val=&quot;008A2330&quot;/&gt;&lt;wsp:rsid wsp:val=&quot;008A65BD&quot;/&gt;&lt;wsp:rsid wsp:val=&quot;008B5B77&quot;/&gt;&lt;wsp:rsid wsp:val=&quot;008C1C4F&quot;/&gt;&lt;wsp:rsid wsp:val=&quot;008D225C&quot;/&gt;&lt;wsp:rsid wsp:val=&quot;008D5C77&quot;/&gt;&lt;wsp:rsid wsp:val=&quot;008D7C63&quot;/&gt;&lt;wsp:rsid wsp:val=&quot;008D7F30&quot;/&gt;&lt;wsp:rsid wsp:val=&quot;008E57CB&quot;/&gt;&lt;wsp:rsid wsp:val=&quot;008E5AE6&quot;/&gt;&lt;wsp:rsid wsp:val=&quot;008F011B&quot;/&gt;&lt;wsp:rsid wsp:val=&quot;008F07A3&quot;/&gt;&lt;wsp:rsid wsp:val=&quot;008F3C1F&quot;/&gt;&lt;wsp:rsid wsp:val=&quot;009007BD&quot;/&gt;&lt;wsp:rsid wsp:val=&quot;0090329D&quot;/&gt;&lt;wsp:rsid wsp:val=&quot;009120E8&quot;/&gt;&lt;wsp:rsid wsp:val=&quot;00917132&quot;/&gt;&lt;wsp:rsid wsp:val=&quot;009238C6&quot;/&gt;&lt;wsp:rsid wsp:val=&quot;00927587&quot;/&gt;&lt;wsp:rsid wsp:val=&quot;009444DC&quot;/&gt;&lt;wsp:rsid wsp:val=&quot;009453D4&quot;/&gt;&lt;wsp:rsid wsp:val=&quot;00951664&quot;/&gt;&lt;wsp:rsid wsp:val=&quot;009525DC&quot;/&gt;&lt;wsp:rsid wsp:val=&quot;009552E9&quot;/&gt;&lt;wsp:rsid wsp:val=&quot;0096294A&quot;/&gt;&lt;wsp:rsid wsp:val=&quot;0096380C&quot;/&gt;&lt;wsp:rsid wsp:val=&quot;00964399&quot;/&gt;&lt;wsp:rsid wsp:val=&quot;00967509&quot;/&gt;&lt;wsp:rsid wsp:val=&quot;00985F48&quot;/&gt;&lt;wsp:rsid wsp:val=&quot;00985FCA&quot;/&gt;&lt;wsp:rsid wsp:val=&quot;009A742C&quot;/&gt;&lt;wsp:rsid wsp:val=&quot;009B1749&quot;/&gt;&lt;wsp:rsid wsp:val=&quot;009B3598&quot;/&gt;&lt;wsp:rsid wsp:val=&quot;009B6A1A&quot;/&gt;&lt;wsp:rsid wsp:val=&quot;009C0DD8&quot;/&gt;&lt;wsp:rsid wsp:val=&quot;009C2AC3&quot;/&gt;&lt;wsp:rsid wsp:val=&quot;009C7D6D&quot;/&gt;&lt;wsp:rsid wsp:val=&quot;009D0FBE&quot;/&gt;&lt;wsp:rsid wsp:val=&quot;00A06A1E&quot;/&gt;&lt;wsp:rsid wsp:val=&quot;00A11F49&quot;/&gt;&lt;wsp:rsid wsp:val=&quot;00A12C29&quot;/&gt;&lt;wsp:rsid wsp:val=&quot;00A17F7E&quot;/&gt;&lt;wsp:rsid wsp:val=&quot;00A2613C&quot;/&gt;&lt;wsp:rsid wsp:val=&quot;00A31904&quot;/&gt;&lt;wsp:rsid wsp:val=&quot;00A3306B&quot;/&gt;&lt;wsp:rsid wsp:val=&quot;00A35D7A&quot;/&gt;&lt;wsp:rsid wsp:val=&quot;00A721C9&quot;/&gt;&lt;wsp:rsid wsp:val=&quot;00A73008&quot;/&gt;&lt;wsp:rsid wsp:val=&quot;00A76FFC&quot;/&gt;&lt;wsp:rsid wsp:val=&quot;00A86DE9&quot;/&gt;&lt;wsp:rsid wsp:val=&quot;00A953F3&quot;/&gt;&lt;wsp:rsid wsp:val=&quot;00A96132&quot;/&gt;&lt;wsp:rsid wsp:val=&quot;00AA14F0&quot;/&gt;&lt;wsp:rsid wsp:val=&quot;00AA342F&quot;/&gt;&lt;wsp:rsid wsp:val=&quot;00AA5305&quot;/&gt;&lt;wsp:rsid wsp:val=&quot;00AA7784&quot;/&gt;&lt;wsp:rsid wsp:val=&quot;00AB1C58&quot;/&gt;&lt;wsp:rsid wsp:val=&quot;00AD152B&quot;/&gt;&lt;wsp:rsid wsp:val=&quot;00AD395B&quot;/&gt;&lt;wsp:rsid wsp:val=&quot;00AD3AB7&quot;/&gt;&lt;wsp:rsid wsp:val=&quot;00AF0C21&quot;/&gt;&lt;wsp:rsid wsp:val=&quot;00B01307&quot;/&gt;&lt;wsp:rsid wsp:val=&quot;00B02A7F&quot;/&gt;&lt;wsp:rsid wsp:val=&quot;00B02BB1&quot;/&gt;&lt;wsp:rsid wsp:val=&quot;00B06D7A&quot;/&gt;&lt;wsp:rsid wsp:val=&quot;00B144E6&quot;/&gt;&lt;wsp:rsid wsp:val=&quot;00B35664&quot;/&gt;&lt;wsp:rsid wsp:val=&quot;00B42F65&quot;/&gt;&lt;wsp:rsid wsp:val=&quot;00B45B3A&quot;/&gt;&lt;wsp:rsid wsp:val=&quot;00B45E25&quot;/&gt;&lt;wsp:rsid wsp:val=&quot;00B4685B&quot;/&gt;&lt;wsp:rsid wsp:val=&quot;00B52F62&quot;/&gt;&lt;wsp:rsid wsp:val=&quot;00B53ADB&quot;/&gt;&lt;wsp:rsid wsp:val=&quot;00B77014&quot;/&gt;&lt;wsp:rsid wsp:val=&quot;00B927E0&quot;/&gt;&lt;wsp:rsid wsp:val=&quot;00B94624&quot;/&gt;&lt;wsp:rsid wsp:val=&quot;00BA26F7&quot;/&gt;&lt;wsp:rsid wsp:val=&quot;00BC6135&quot;/&gt;&lt;wsp:rsid wsp:val=&quot;00BC6BC4&quot;/&gt;&lt;wsp:rsid wsp:val=&quot;00BD46A4&quot;/&gt;&lt;wsp:rsid wsp:val=&quot;00BD69E7&quot;/&gt;&lt;wsp:rsid wsp:val=&quot;00BE3130&quot;/&gt;&lt;wsp:rsid wsp:val=&quot;00BF5651&quot;/&gt;&lt;wsp:rsid wsp:val=&quot;00BF731D&quot;/&gt;&lt;wsp:rsid wsp:val=&quot;00C1527A&quot;/&gt;&lt;wsp:rsid wsp:val=&quot;00C16D79&quot;/&gt;&lt;wsp:rsid wsp:val=&quot;00C16E9C&quot;/&gt;&lt;wsp:rsid wsp:val=&quot;00C25211&quot;/&gt;&lt;wsp:rsid wsp:val=&quot;00C426BC&quot;/&gt;&lt;wsp:rsid wsp:val=&quot;00C52470&quot;/&gt;&lt;wsp:rsid wsp:val=&quot;00C576DF&quot;/&gt;&lt;wsp:rsid wsp:val=&quot;00C618CD&quot;/&gt;&lt;wsp:rsid wsp:val=&quot;00C66FBE&quot;/&gt;&lt;wsp:rsid wsp:val=&quot;00C81F77&quot;/&gt;&lt;wsp:rsid wsp:val=&quot;00C829A9&quot;/&gt;&lt;wsp:rsid wsp:val=&quot;00C94E5D&quot;/&gt;&lt;wsp:rsid wsp:val=&quot;00C9752F&quot;/&gt;&lt;wsp:rsid wsp:val=&quot;00C97F4E&quot;/&gt;&lt;wsp:rsid wsp:val=&quot;00CA0007&quot;/&gt;&lt;wsp:rsid wsp:val=&quot;00CA1E0A&quot;/&gt;&lt;wsp:rsid wsp:val=&quot;00CA5BAA&quot;/&gt;&lt;wsp:rsid wsp:val=&quot;00CB1710&quot;/&gt;&lt;wsp:rsid wsp:val=&quot;00CB4983&quot;/&gt;&lt;wsp:rsid wsp:val=&quot;00CB7CE3&quot;/&gt;&lt;wsp:rsid wsp:val=&quot;00CC6448&quot;/&gt;&lt;wsp:rsid wsp:val=&quot;00CF0CB4&quot;/&gt;&lt;wsp:rsid wsp:val=&quot;00CF73FA&quot;/&gt;&lt;wsp:rsid wsp:val=&quot;00D01A29&quot;/&gt;&lt;wsp:rsid wsp:val=&quot;00D0713E&quot;/&gt;&lt;wsp:rsid wsp:val=&quot;00D10437&quot;/&gt;&lt;wsp:rsid wsp:val=&quot;00D146D9&quot;/&gt;&lt;wsp:rsid wsp:val=&quot;00D16561&quot;/&gt;&lt;wsp:rsid wsp:val=&quot;00D2229F&quot;/&gt;&lt;wsp:rsid wsp:val=&quot;00D226EE&quot;/&gt;&lt;wsp:rsid wsp:val=&quot;00D26E99&quot;/&gt;&lt;wsp:rsid wsp:val=&quot;00D32C9F&quot;/&gt;&lt;wsp:rsid wsp:val=&quot;00D6065B&quot;/&gt;&lt;wsp:rsid wsp:val=&quot;00D63611&quot;/&gt;&lt;wsp:rsid wsp:val=&quot;00D73255&quot;/&gt;&lt;wsp:rsid wsp:val=&quot;00D745BD&quot;/&gt;&lt;wsp:rsid wsp:val=&quot;00D776BD&quot;/&gt;&lt;wsp:rsid wsp:val=&quot;00D816D8&quot;/&gt;&lt;wsp:rsid wsp:val=&quot;00DA4F45&quot;/&gt;&lt;wsp:rsid wsp:val=&quot;00DB59B6&quot;/&gt;&lt;wsp:rsid wsp:val=&quot;00DC1663&quot;/&gt;&lt;wsp:rsid wsp:val=&quot;00DC1A55&quot;/&gt;&lt;wsp:rsid wsp:val=&quot;00DC6FAF&quot;/&gt;&lt;wsp:rsid wsp:val=&quot;00DD232F&quot;/&gt;&lt;wsp:rsid wsp:val=&quot;00DD2A63&quot;/&gt;&lt;wsp:rsid wsp:val=&quot;00DD3E5C&quot;/&gt;&lt;wsp:rsid wsp:val=&quot;00DE5B27&quot;/&gt;&lt;wsp:rsid wsp:val=&quot;00DF297D&quot;/&gt;&lt;wsp:rsid wsp:val=&quot;00E04F6F&quot;/&gt;&lt;wsp:rsid wsp:val=&quot;00E14FA8&quot;/&gt;&lt;wsp:rsid wsp:val=&quot;00E205D4&quot;/&gt;&lt;wsp:rsid wsp:val=&quot;00E24CC4&quot;/&gt;&lt;wsp:rsid wsp:val=&quot;00E26484&quot;/&gt;&lt;wsp:rsid wsp:val=&quot;00E510A8&quot;/&gt;&lt;wsp:rsid wsp:val=&quot;00E51F52&quot;/&gt;&lt;wsp:rsid wsp:val=&quot;00E5257A&quot;/&gt;&lt;wsp:rsid wsp:val=&quot;00E536A6&quot;/&gt;&lt;wsp:rsid wsp:val=&quot;00E55307&quot;/&gt;&lt;wsp:rsid wsp:val=&quot;00E5631D&quot;/&gt;&lt;wsp:rsid wsp:val=&quot;00E57ADC&quot;/&gt;&lt;wsp:rsid wsp:val=&quot;00E57D2F&quot;/&gt;&lt;wsp:rsid wsp:val=&quot;00E6167A&quot;/&gt;&lt;wsp:rsid wsp:val=&quot;00E626FF&quot;/&gt;&lt;wsp:rsid wsp:val=&quot;00E91891&quot;/&gt;&lt;wsp:rsid wsp:val=&quot;00E93C21&quot;/&gt;&lt;wsp:rsid wsp:val=&quot;00E95990&quot;/&gt;&lt;wsp:rsid wsp:val=&quot;00E96BD8&quot;/&gt;&lt;wsp:rsid wsp:val=&quot;00E9761A&quot;/&gt;&lt;wsp:rsid wsp:val=&quot;00E977F1&quot;/&gt;&lt;wsp:rsid wsp:val=&quot;00EA28AD&quot;/&gt;&lt;wsp:rsid wsp:val=&quot;00EA4620&quot;/&gt;&lt;wsp:rsid wsp:val=&quot;00EC2317&quot;/&gt;&lt;wsp:rsid wsp:val=&quot;00ED5BB6&quot;/&gt;&lt;wsp:rsid wsp:val=&quot;00EE6052&quot;/&gt;&lt;wsp:rsid wsp:val=&quot;00F054BA&quot;/&gt;&lt;wsp:rsid wsp:val=&quot;00F0601E&quot;/&gt;&lt;wsp:rsid wsp:val=&quot;00F12756&quot;/&gt;&lt;wsp:rsid wsp:val=&quot;00F20509&quot;/&gt;&lt;wsp:rsid wsp:val=&quot;00F239D6&quot;/&gt;&lt;wsp:rsid wsp:val=&quot;00F25BD0&quot;/&gt;&lt;wsp:rsid wsp:val=&quot;00F32629&quot;/&gt;&lt;wsp:rsid wsp:val=&quot;00F3411A&quot;/&gt;&lt;wsp:rsid wsp:val=&quot;00F34C2A&quot;/&gt;&lt;wsp:rsid wsp:val=&quot;00F5614E&quot;/&gt;&lt;wsp:rsid wsp:val=&quot;00F66FF6&quot;/&gt;&lt;wsp:rsid wsp:val=&quot;00F677F6&quot;/&gt;&lt;wsp:rsid wsp:val=&quot;00F71884&quot;/&gt;&lt;wsp:rsid wsp:val=&quot;00F7591C&quot;/&gt;&lt;wsp:rsid wsp:val=&quot;00F760DC&quot;/&gt;&lt;wsp:rsid wsp:val=&quot;00F8073F&quot;/&gt;&lt;wsp:rsid wsp:val=&quot;00F835BA&quot;/&gt;&lt;wsp:rsid wsp:val=&quot;00F86B59&quot;/&gt;&lt;wsp:rsid wsp:val=&quot;00F909B9&quot;/&gt;&lt;wsp:rsid wsp:val=&quot;00F90A30&quot;/&gt;&lt;wsp:rsid wsp:val=&quot;00F96B0F&quot;/&gt;&lt;wsp:rsid wsp:val=&quot;00F978FC&quot;/&gt;&lt;wsp:rsid wsp:val=&quot;00FA6AB9&quot;/&gt;&lt;wsp:rsid wsp:val=&quot;00FA7A33&quot;/&gt;&lt;wsp:rsid wsp:val=&quot;00FB2E89&quot;/&gt;&lt;wsp:rsid wsp:val=&quot;00FB66A3&quot;/&gt;&lt;wsp:rsid wsp:val=&quot;00FB7389&quot;/&gt;&lt;wsp:rsid wsp:val=&quot;00FC161F&quot;/&gt;&lt;wsp:rsid wsp:val=&quot;00FC50BB&quot;/&gt;&lt;wsp:rsid wsp:val=&quot;00FD06A9&quot;/&gt;&lt;wsp:rsid wsp:val=&quot;00FD0A0C&quot;/&gt;&lt;wsp:rsid wsp:val=&quot;00FD133F&quot;/&gt;&lt;wsp:rsid wsp:val=&quot;00FD6C98&quot;/&gt;&lt;wsp:rsid wsp:val=&quot;00FE0436&quot;/&gt;&lt;wsp:rsid wsp:val=&quot;00FE7904&quot;/&gt;&lt;wsp:rsid wsp:val=&quot;00FF10CE&quot;/&gt;&lt;wsp:rsid wsp:val=&quot;00FF1513&quot;/&gt;&lt;wsp:rsid wsp:val=&quot;00FF6C8F&quot;/&gt;&lt;/wsp:rsids&gt;&lt;/w:docPr&gt;&lt;w:body&gt;&lt;wx:sect&gt;&lt;w:p wsp:rsidR=&quot;00000000&quot; wsp:rsidRDefault=&quot;003F7F78&quot; wsp:rsidP=&quot;003F7F78&quot;&gt;&lt;m:oMathPara&gt;&lt;m:oMath&gt;&lt;m:sSub&gt;&lt;m:sSubPr&gt;&lt;m:ctrlPr&gt;&lt;aml:annotation aml:id=&quot;0&quot; w:type=&quot;Word.Deletion&quot; aml:author=&quot;??Sing&quot; aml:createdate=&quot;2020-07-12T17:46:00Z&quot;&gt;&lt;aml:content&gt;&lt;w:rPr&gt;&lt;w:rFonts w:ascii=&quot;Cambria Math&quot; w:h-ansi=&quot;Cambria Math&quot;/&gt;&lt;wx:font wx:vaF7l=&quot;Cambria Math&quot;/&gt;&lt;/w:rPr&gt;&lt;/aml:content&gt;&lt;/aml:annotation&gt;&lt;/m:ctrlPr&gt;&lt;/m:sSubPr&gt;&lt;m:e&gt;&lt;aml:annotation aml:id=&quot;1&quot; w:type=&quot;Word.Deletion&quot; aml:author=&quot;??Sing&quot; aml:createdate=&quot;2020-07-12T17:46:00Z&quot;&gt;&lt;aml:content&gt;&lt;m:r&gt;&lt;m:rPr&gt;&lt;m:sty m:val=&quot;p&quot;/&gt;&lt;/m:rPr&gt;&lt;w:rPr&gt;&lt;w:F7rFonts w:ascii=&quot;Cambria Math&quot; w:h-ansi=&quot;Cambria Math&quot;/&gt;&lt;wx:font wx:val=&quot;Cambria Math&quot;/&gt;&lt;/w:rPr&gt;&lt;m:t&gt;R&lt;/m:t&gt;&lt;/m:r&gt;&lt;/aml:content&gt;&lt;/aml:annotation&gt;&lt;/m:e&gt;&lt;m:sub&gt;&lt;aml:annotation aml:id=&quot;2&quot; w:type=&quot;Word.Deletion&quot; aml:author=&quot;??Sing&quot; aml:createdate=&quot;2020-07-12F7T17:46:00Z&quot;&gt;&lt;aml:content&gt;&lt;m:r&gt;&lt;w:rPr&gt;&lt;w:rFonts w:ascii=&quot;Cambria Math&quot; w:h-ansi=&quot;Cambria Math&quot;/&gt;&lt;wx:font wx:val=&quot;Cambria Math&quot;/&gt;&lt;w:i/&gt;&lt;/w:rPr&gt;&lt;m:t&gt;1&lt;/m:t&gt;&lt;/m:r&gt;&lt;/aml:content&gt;&lt;/aml:annotation&gt;&lt;/m:sub&gt;&lt;/m:sSub&gt;&lt;aml:annotation aml:id=&quot;3&quot; w:type=&quot;Word.Deletion&quot; aml:author=&quot;??Sing&quot; aml:createdate=&quot;2020-07-12T17:46:00Z&quot;&gt;&lt;aml:content&gt;&lt;m:r&gt;&lt;w:rPr&gt;&lt;w:rFonts w:ascii=&quot;Cambria Math&quot; w:h-ansi=&quot;Cambria Math&quot;/&gt;&lt;wx:font wx:val=&quot;Cambria Math&quot;/&gt;&lt;w:i/&gt;&lt;/w:rPr&gt;&lt;m:t&gt;,&lt;/m:t&gt;&lt;/m:r&gt;&lt;/aml:content&gt;&lt;/aml:annotation&gt;&lt;m:sSub&gt;&lt;m:sSubonPr&gt;&lt;m:ctrlPr&gt;&lt;aml:annotation aml:id=&quot;4&quot; w:type=&quot;Word.Deletion&quot; aml:author=&quot;??Sing&quot; aml:createdate=&quot;2020-07-12T17:46:00Z&quot;&gt;&lt;aml:content&gt;&lt;w:rPr&gt;&lt;w:rFonts w:ascii=&quot;Cambria Math&quot; w:h-ansi=&quot;Cambria Math&quot;/&gt;&lt;wx:font wx:val=&quot;Cambria Math&quot;/&gt;&lt;/w:rPr&gt;&lt;/aml:content&gt;on&lt;/aml:annotation&gt;&lt;/m:ctrlPr&gt;&lt;/m:sSubPr&gt;&lt;m:e&gt;&lt;aml:annotation aml:id=&quot;5&quot; w:type=&quot;Word.Deletion&quot; aml:author=&quot;??Sing&quot; aml:createdate=&quot;2020-07-12T17:46:00Z&quot;&gt;&lt;aml:content&gt;&lt;m:r&gt;&lt;m:rPr&gt;&lt;m:sty m:val=&quot;p&quot;/&gt;&lt;/m:rPr&gt;&lt;w:rPr&gt;&lt;w:rFonts w:ascii=&quot;Cambria Math&quot; w:h-ansi=&quot;onCambria Math&quot;/&gt;&lt;wx:font wx:val=&quot;Cambria Math&quot;/&gt;&lt;/w:rPr&gt;&lt;m:t&gt;R&lt;/m:t&gt;&lt;/m:r&gt;&lt;/aml:content&gt;&lt;/aml:annotation&gt;&lt;/m:e&gt;&lt;m:sub&gt;&lt;aml:annotation aml:id=&quot;6&quot; w:type=&quot;Word.Deletion&quot; aml:author=&quot;??Sing&quot; aml:createdate=&quot;2020-07-12T17:46:00Z&quot;&gt;&lt;aml:content&gt;&lt;m:r&gt;&lt;w:rPr&gt;&lt;w:onrFonts w:ascii=&quot;Cambria Math&quot; w:h-ansi=&quot;Cambria Math&quot;/&gt;&lt;wx:font wx:val=&quot;Cambria Math&quot;/&gt;&lt;w:i/&gt;&lt;/w:rPr&gt;&lt;m:t&gt;2&lt;/m:t&gt;&lt;/m:r&gt;&lt;/aml:content&gt;&lt;/aml:annotation&gt;&lt;/m:sub&gt;&lt;/m:sSub&gt;&lt;aml:annotation aml:id=&quot;7&quot; w:type=&quot;Word.Deletion&quot; aml:author=&quot;??Sing&quot; aml:createdate=&quot;on2020-07-12T17:46:00Z&quot;&gt;&lt;aml:content&gt;&lt;m:r&gt;&lt;w:rPr&gt;&lt;w:rFonts w:ascii=&quot;Cambria Math&quot; w:h-ansi=&quot;Cambria Math&quot;/&gt;&lt;wx:font wx:val=&quot;Cambria Math&quot;/&gt;&lt;w:i/&gt;&lt;/w:rPr&gt;&lt;m:t&gt;, &lt;/m:t&gt;&lt;/m:r&gt;&lt;/aml:content&gt;&lt;/aml:annotation&gt;&lt;m:sSub&gt;&lt;m:sSubPr&gt;&lt;m:ctrlPr&gt;&lt;aml:annotation aml:id=&quot;8&quot; w:type=&quot;Word.Deletion&quot; aml:author=&quot;??Sing&quot; aml:createdate=&quot;2020-07-12T17:46:00Z&quot;&gt;&lt;aml:content&gt;&lt;w:rPr&gt;&lt;w:rFonts w:ascii=&quot;Cambria Math&quot; w:h-ansi=&quot;Cambria Math&quot;/&gt;&lt;wx:font wx:val=&quot;Cambria Math&quot;/&gt;&lt;/w:rPr&gt;&lt;/aml:content&gt;&lt;/aml:annotation&gt;&lt;/m:ctrlPr&gt;&lt;/m:sSubPr&gt;8&quot;&lt;m:e&gt;&lt;aml:annotation aml:id=&quot;9&quot; w:type=&quot;Word.Deletion&quot; aml:author=&quot;??Sing&quot; aml:createdate=&quot;2020-07-12T17:46:00Z&quot;&gt;&lt;aml:content&gt;&lt;m:r&gt;&lt;m:rPr&gt;&lt;m:sty m:val=&quot;p&quot;/&gt;&lt;/m:rPr&gt;&lt;w:rPr&gt;&lt;w:rFonts w:ascii=&quot;Cambria Math&quot; w:h-ansi=&quot;Cambria Math&quot;/&gt;&lt;wx:font wx:val=&quot;Cambria8&quot; Math&quot;/&gt;&lt;/w:rPr&gt;&lt;m:t&gt;R&lt;/m:t&gt;&lt;/m:r&gt;&lt;/aml:content&gt;&lt;/aml:annotation&gt;&lt;/m:e&gt;&lt;m:sub&gt;&lt;aml:annotation aml:id=&quot;10&quot; w:type=&quot;Word.Deletion&quot; aml:author=&quot;??Sing&quot; aml:createdate=&quot;2020-07-12T17:46:00Z&quot;&gt;&lt;aml:content&gt;&lt;m:r&gt;&lt;w:rPr&gt;&lt;w:rFonts w:ascii=&quot;Cambria Math&quot; w:h-ansi8&quot;=&quot;Cambria Math&quot;/&gt;&lt;wx:font wx:val=&quot;Cambria Math&quot;/&gt;&lt;w:i/&gt;&lt;/w:rPr&gt;&lt;m:t&gt;3&lt;/m:t&gt;&lt;/m:r&gt;&lt;/aml:content&gt;&lt;/aml:annotation&gt;&lt;/m:sub&gt;&lt;/m:sSub&gt;&lt;aml:annotation aml:id=&quot;11&quot; w:type=&quot;Word.Deletion&quot; aml:author=&quot;??Sing&quot; aml:createdate=&quot;2020-07-12T17:46:00Z&quot;&gt;&lt;aml:content&gt;&lt;m8&quot;:r&gt;&lt;w:rPr&gt;&lt;w:rFonts w:ascii=&quot;Cambria Math&quot; w:h-ansi=&quot;Cambria Math&quot;/&gt;&lt;wx:font wx:val=&quot;Cambria Math&quot;/&gt;&lt;w:i/&gt;&lt;/w:rPr&gt;&lt;m:t&gt;,..., &lt;/m:t&gt;&lt;/m:r&gt;&lt;/aml:content&gt;&lt;/aml:annotation&gt;&lt;m:sSub&gt;&lt;m:sSubPr&gt;&lt;m:ctrlPr&gt;&lt;aml:annotation aml:id=&quot;12&quot; w:type=&quot;Word.Deletion&quot; aml:author=&quot;??Sing&quot; aml:createdate=&quot;2020-07-12T17:46:00Z&quot;&gt;&lt;aml:content&gt;&lt;w:rPr&gt;&lt;w:rFonts w:ascii=&quot;Cambria Math&quot; w:h-ansi=&quot;Cambria Math&quot;/&gt;&lt;wx:font wx:val=&quot;Cambria Math&quot;/&gt;&lt;/w:rPr&gt;&lt;/aml:content&gt;&lt;/aml:annotation&gt;&lt;/m:ctrlPr&gt;&lt;/m:sSubPr&gt;&lt;m:e&gt;&lt;aml:annotation aml:id=&quot;13&quot;th w:type=&quot;Word.Deletion&quot; aml:author=&quot;??Sing&quot; aml:createdate=&quot;2020-07-12T17:46:00Z&quot;&gt;&lt;aml:content&gt;&lt;m:r&gt;&lt;m:rPr&gt;&lt;m:sty m:val=&quot;p&quot;/&gt;&lt;/m:rPr&gt;&lt;w:rPr&gt;&lt;w:rFonts w:ascii=&quot;Cambria Math&quot; w:h-ansi=&quot;Cambria Math&quot;/&gt;&lt;wx:font wx:val=&quot;Cambria Math&quot;/&gt;&lt;/w:rPr&gt;&lt;m:t&gt;R&lt;/m:t&gt;&lt;/mth:r&gt;&lt;/aml:content&gt;&lt;/aml:annotation&gt;&lt;/m:e&gt;&lt;m:sub&gt;&lt;aml:annotation aml:id=&quot;14&quot; w:type=&quot;Word.Deletion&quot; aml:author=&quot;??Sing&quot; aml:createdate=&quot;2020-07-12T17:46:00Z&quot;&gt;&lt;aml:content&gt;&lt;m:r&gt;&lt;w:rPr&gt;&lt;w:rFonts w:ascii=&quot;Cambria Math&quot; w:h-ansi=&quot;Cambria Math&quot;/&gt;&lt;wx:font wx:vathl=&quot;Cambria Math&quot;/&gt;&lt;w:i/&gt;&lt;/w:rPr&gt;&lt;m:t&gt;L&lt;/m:t&gt;&lt;/m:r&gt;&lt;/aml:content&gt;&lt;/aml:annotation&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 o:title="" chromakey="white"/>
          </v:shape>
        </w:pict>
      </w:r>
      <w:r w:rsidR="00F0601E" w:rsidRPr="00F0601E">
        <w:fldChar w:fldCharType="end"/>
      </w:r>
    </w:p>
    <w:p w14:paraId="7FEAFA4D" w14:textId="2DE0CDB5" w:rsidR="00E205D4" w:rsidRPr="007B6C54" w:rsidRDefault="00E205D4" w:rsidP="00E205D4">
      <w:r w:rsidRPr="007B6C54">
        <w:t>One of the decision tree problem</w:t>
      </w:r>
      <w:r w:rsidR="00F6146D">
        <w:t>s</w:t>
      </w:r>
      <w:r w:rsidRPr="007B6C54">
        <w:t xml:space="preserve"> would be when to stop the split. </w:t>
      </w:r>
      <w:r w:rsidRPr="007B6C54">
        <w:rPr>
          <w:rFonts w:hint="eastAsia"/>
        </w:rPr>
        <w:t>Th</w:t>
      </w:r>
      <w:r w:rsidRPr="007B6C54">
        <w:t xml:space="preserve">e problem of too many steps of splitting would lead to a model with </w:t>
      </w:r>
      <w:r>
        <w:t xml:space="preserve">too </w:t>
      </w:r>
      <w:r w:rsidRPr="007B6C54">
        <w:t xml:space="preserve">many leaves but with large variance and </w:t>
      </w:r>
      <w:r w:rsidRPr="007B6C54">
        <w:lastRenderedPageBreak/>
        <w:t xml:space="preserve">overfitting to </w:t>
      </w:r>
      <w:r w:rsidR="00F6146D">
        <w:t xml:space="preserve">a </w:t>
      </w:r>
      <w:r w:rsidRPr="007B6C54">
        <w:t xml:space="preserve">training set which results </w:t>
      </w:r>
      <w:r>
        <w:t>in</w:t>
      </w:r>
      <w:r w:rsidRPr="007B6C54">
        <w:t xml:space="preserve"> less predictive power </w:t>
      </w:r>
      <w:r>
        <w:t>with</w:t>
      </w:r>
      <w:r w:rsidRPr="007B6C54">
        <w:t xml:space="preserve"> the test or production data. </w:t>
      </w:r>
      <w:proofErr w:type="gramStart"/>
      <w:r w:rsidRPr="007B6C54">
        <w:t>Therefore</w:t>
      </w:r>
      <w:proofErr w:type="gramEnd"/>
      <w:r w:rsidRPr="007B6C54">
        <w:t xml:space="preserve"> random forest</w:t>
      </w:r>
      <w:r>
        <w:t>s</w:t>
      </w:r>
      <w:r w:rsidRPr="007B6C54">
        <w:t xml:space="preserve"> correct for overfitting</w:t>
      </w:r>
      <w:r>
        <w:t xml:space="preserve"> of </w:t>
      </w:r>
      <w:r w:rsidRPr="007B6C54">
        <w:t>decision trees.</w:t>
      </w:r>
    </w:p>
    <w:p w14:paraId="74914B8A" w14:textId="24412A3C" w:rsidR="00E205D4" w:rsidRPr="007B6C54" w:rsidRDefault="00E205D4" w:rsidP="00E205D4">
      <w:r w:rsidRPr="007B6C54">
        <w:rPr>
          <w:rFonts w:hint="eastAsia"/>
        </w:rPr>
        <w:t>R</w:t>
      </w:r>
      <w:r w:rsidRPr="007B6C54">
        <w:t>andom forest</w:t>
      </w:r>
      <w:r>
        <w:t>s</w:t>
      </w:r>
      <w:r w:rsidRPr="007B6C54">
        <w:t xml:space="preserve"> use the bagging technique</w:t>
      </w:r>
      <w:r>
        <w:t xml:space="preserve"> </w:t>
      </w:r>
      <w:r w:rsidRPr="007B6C54">
        <w:t>wh</w:t>
      </w:r>
      <w:r>
        <w:t>ere</w:t>
      </w:r>
      <w:r w:rsidRPr="007B6C54">
        <w:t xml:space="preserve"> we train a separate deep tree </w:t>
      </w:r>
      <m:oMath>
        <m:acc>
          <m:accPr>
            <m:ctrlPr>
              <w:rPr>
                <w:rFonts w:ascii="Cambria Math" w:hAnsi="Cambria Math"/>
                <w:i/>
              </w:rPr>
            </m:ctrlPr>
          </m:accPr>
          <m:e>
            <m:sSup>
              <m:sSupPr>
                <m:ctrlPr>
                  <w:rPr>
                    <w:rFonts w:ascii="Cambria Math" w:hAnsi="Cambria Math"/>
                    <w:i/>
                  </w:rPr>
                </m:ctrlPr>
              </m:sSupPr>
              <m:e>
                <m:r>
                  <w:rPr>
                    <w:rFonts w:ascii="Cambria Math" w:hAnsi="Cambria Math"/>
                  </w:rPr>
                  <m:t>y</m:t>
                </m:r>
              </m:e>
              <m:sup>
                <m:r>
                  <w:rPr>
                    <w:rFonts w:ascii="Cambria Math" w:hAnsi="Cambria Math"/>
                  </w:rPr>
                  <m:t>b</m:t>
                </m:r>
              </m:sup>
            </m:sSup>
          </m:e>
        </m:acc>
        <m:r>
          <w:rPr>
            <w:rFonts w:ascii="Cambria Math" w:hAnsi="Cambria Math" w:hint="eastAsia"/>
          </w:rPr>
          <m:t>(</m:t>
        </m:r>
        <m:r>
          <w:rPr>
            <w:rFonts w:ascii="Cambria Math" w:hAnsi="Cambria Math"/>
            <w:lang w:eastAsia="zh-HK"/>
          </w:rPr>
          <m:t>x)</m:t>
        </m:r>
      </m:oMath>
      <w:r w:rsidRPr="007B6C54">
        <w:rPr>
          <w:rFonts w:hint="eastAsia"/>
        </w:rPr>
        <w:t xml:space="preserve"> </w:t>
      </w:r>
      <w:r w:rsidRPr="007B6C54">
        <w:t xml:space="preserve">for each independent data 1, 2, 3, …, </w:t>
      </w:r>
      <m:oMath>
        <m:r>
          <w:rPr>
            <w:rFonts w:ascii="Cambria Math" w:hAnsi="Cambria Math"/>
          </w:rPr>
          <m:t>B</m:t>
        </m:r>
      </m:oMath>
    </w:p>
    <w:p w14:paraId="2CAE23D5" w14:textId="77777777" w:rsidR="00E205D4" w:rsidRPr="007B6C54" w:rsidRDefault="00715F36" w:rsidP="00E205D4">
      <m:oMathPara>
        <m:oMath>
          <m:acc>
            <m:accPr>
              <m:ctrlPr>
                <w:rPr>
                  <w:rFonts w:ascii="Cambria Math" w:hAnsi="Cambria Math"/>
                </w:rPr>
              </m:ctrlPr>
            </m:acc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bag</m:t>
                  </m:r>
                </m:sub>
              </m:sSub>
              <m:r>
                <m:rPr>
                  <m:sty m:val="p"/>
                </m:rPr>
                <w:rPr>
                  <w:rFonts w:ascii="Cambria Math" w:hAnsi="Cambria Math"/>
                </w:rPr>
                <m:t>(x)=</m:t>
              </m:r>
            </m:e>
          </m:acc>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den>
          </m:f>
          <m:nary>
            <m:naryPr>
              <m:chr m:val="∑"/>
              <m:limLoc m:val="undOvr"/>
              <m:ctrlPr>
                <w:rPr>
                  <w:rFonts w:ascii="Cambria Math" w:hAnsi="Cambria Math"/>
                </w:rPr>
              </m:ctrlPr>
            </m:naryPr>
            <m:sub>
              <m:r>
                <m:rPr>
                  <m:sty m:val="p"/>
                </m:rPr>
                <w:rPr>
                  <w:rFonts w:ascii="Cambria Math" w:hAnsi="Cambria Math"/>
                  <w:lang w:eastAsia="zh-HK"/>
                </w:rPr>
                <m:t>b=1</m:t>
              </m:r>
            </m:sub>
            <m:sup>
              <m:r>
                <m:rPr>
                  <m:sty m:val="p"/>
                </m:rPr>
                <w:rPr>
                  <w:rFonts w:ascii="Cambria Math" w:hAnsi="Cambria Math"/>
                </w:rPr>
                <m:t>B</m:t>
              </m:r>
            </m:sup>
            <m:e>
              <m:acc>
                <m:accPr>
                  <m:ctrlPr>
                    <w:rPr>
                      <w:rFonts w:ascii="Cambria Math" w:hAnsi="Cambria Math"/>
                    </w:rPr>
                  </m:ctrlPr>
                </m:accPr>
                <m:e>
                  <m:sSup>
                    <m:sSupPr>
                      <m:ctrlPr>
                        <w:rPr>
                          <w:rFonts w:ascii="Cambria Math" w:hAnsi="Cambria Math"/>
                        </w:rPr>
                      </m:ctrlPr>
                    </m:sSupPr>
                    <m:e>
                      <m:r>
                        <m:rPr>
                          <m:sty m:val="p"/>
                        </m:rPr>
                        <w:rPr>
                          <w:rFonts w:ascii="Cambria Math" w:hAnsi="Cambria Math"/>
                        </w:rPr>
                        <m:t>y</m:t>
                      </m:r>
                    </m:e>
                    <m:sup>
                      <m:r>
                        <m:rPr>
                          <m:sty m:val="p"/>
                        </m:rPr>
                        <w:rPr>
                          <w:rFonts w:ascii="Cambria Math" w:hAnsi="Cambria Math"/>
                        </w:rPr>
                        <m:t>b</m:t>
                      </m:r>
                    </m:sup>
                  </m:sSup>
                </m:e>
              </m:acc>
              <m:r>
                <m:rPr>
                  <m:sty m:val="p"/>
                </m:rPr>
                <w:rPr>
                  <w:rFonts w:ascii="Cambria Math" w:hAnsi="Cambria Math" w:hint="eastAsia"/>
                </w:rPr>
                <m:t>(</m:t>
              </m:r>
              <m:r>
                <m:rPr>
                  <m:sty m:val="p"/>
                </m:rPr>
                <w:rPr>
                  <w:rFonts w:ascii="Cambria Math" w:hAnsi="Cambria Math"/>
                  <w:lang w:eastAsia="zh-HK"/>
                </w:rPr>
                <m:t>x)</m:t>
              </m:r>
            </m:e>
          </m:nary>
        </m:oMath>
      </m:oMathPara>
    </w:p>
    <w:p w14:paraId="3289316D" w14:textId="163EF584" w:rsidR="00E205D4" w:rsidRPr="007B6C54" w:rsidRDefault="00E205D4" w:rsidP="00E205D4">
      <w:r w:rsidRPr="007B6C54">
        <w:t xml:space="preserve">We could see the variance is reduced by the factor </w:t>
      </w:r>
      <m:oMath>
        <m:r>
          <w:rPr>
            <w:rFonts w:ascii="Cambria Math" w:hAnsi="Cambria Math"/>
          </w:rPr>
          <m:t>B</m:t>
        </m:r>
      </m:oMath>
      <w:r w:rsidRPr="007B6C54">
        <w:rPr>
          <w:rFonts w:hint="eastAsia"/>
        </w:rPr>
        <w:t xml:space="preserve"> </w:t>
      </w:r>
      <w:r w:rsidRPr="007B6C54">
        <w:t>by averaging.</w:t>
      </w:r>
    </w:p>
    <w:p w14:paraId="5439ED3A" w14:textId="085D796F" w:rsidR="00E205D4" w:rsidRDefault="00E205D4" w:rsidP="00E205D4">
      <w:r w:rsidRPr="007B6C54">
        <w:rPr>
          <w:rFonts w:hint="eastAsia"/>
        </w:rPr>
        <w:t>R</w:t>
      </w:r>
      <w:r w:rsidRPr="007B6C54">
        <w:t xml:space="preserve">andom forest is constructed by bagging and for each split in each tree only a random subset </w:t>
      </w:r>
      <m:oMath>
        <m:r>
          <m:rPr>
            <m:sty m:val="p"/>
          </m:rPr>
          <w:rPr>
            <w:rFonts w:ascii="Cambria Math" w:hAnsi="Cambria Math"/>
          </w:rPr>
          <m:t>q</m:t>
        </m:r>
        <m:r>
          <w:rPr>
            <w:rFonts w:ascii="Cambria Math" w:hAnsi="Cambria Math"/>
          </w:rPr>
          <m:t>≤</m:t>
        </m:r>
        <m:r>
          <m:rPr>
            <m:sty m:val="p"/>
          </m:rPr>
          <w:rPr>
            <w:rFonts w:ascii="Cambria Math" w:hAnsi="Cambria Math"/>
          </w:rPr>
          <m:t>p</m:t>
        </m:r>
      </m:oMath>
      <w:r w:rsidRPr="007B6C54">
        <w:rPr>
          <w:rFonts w:hint="eastAsia"/>
        </w:rPr>
        <w:t xml:space="preserve"> </w:t>
      </w:r>
      <w:r w:rsidRPr="007B6C54">
        <w:t>inputs are considered as splitting variables.</w:t>
      </w:r>
    </w:p>
    <w:p w14:paraId="4D4EA09D" w14:textId="77777777" w:rsidR="003853B3" w:rsidRDefault="003853B3" w:rsidP="00150630">
      <w:pPr>
        <w:pStyle w:val="Heading5"/>
        <w:ind w:left="1276" w:hanging="1276"/>
      </w:pPr>
      <w:r>
        <w:t>Ext</w:t>
      </w:r>
      <w:r w:rsidR="00567433">
        <w:t>remely Randomized T</w:t>
      </w:r>
      <w:r>
        <w:t>ree</w:t>
      </w:r>
      <w:r w:rsidR="00567433">
        <w:t>s</w:t>
      </w:r>
    </w:p>
    <w:p w14:paraId="7B53109F" w14:textId="493F7C47" w:rsidR="003853B3" w:rsidRPr="007B6C54" w:rsidRDefault="00567433" w:rsidP="00537E69">
      <w:pPr>
        <w:pStyle w:val="NormalWeb"/>
      </w:pPr>
      <w:r w:rsidRPr="002D4C26">
        <w:rPr>
          <w:rFonts w:eastAsia="Batang"/>
          <w:sz w:val="22"/>
        </w:rPr>
        <w:t xml:space="preserve">Extremely Randomized Trees, </w:t>
      </w:r>
      <w:r w:rsidRPr="00573911">
        <w:rPr>
          <w:rFonts w:eastAsia="Batang"/>
          <w:sz w:val="22"/>
          <w:szCs w:val="22"/>
          <w:lang w:eastAsia="en-US"/>
        </w:rPr>
        <w:t>know</w:t>
      </w:r>
      <w:r w:rsidR="00F6146D" w:rsidRPr="00573911">
        <w:rPr>
          <w:rFonts w:eastAsia="Batang"/>
          <w:sz w:val="22"/>
          <w:szCs w:val="22"/>
          <w:lang w:eastAsia="en-US"/>
        </w:rPr>
        <w:t>n</w:t>
      </w:r>
      <w:r w:rsidRPr="002D4C26">
        <w:rPr>
          <w:rFonts w:eastAsia="Batang"/>
          <w:sz w:val="22"/>
        </w:rPr>
        <w:t xml:space="preserve"> as </w:t>
      </w:r>
      <w:r w:rsidR="003853B3" w:rsidRPr="002D4C26">
        <w:rPr>
          <w:rFonts w:eastAsia="Batang"/>
          <w:sz w:val="22"/>
        </w:rPr>
        <w:t>Extra tree</w:t>
      </w:r>
      <w:r w:rsidR="007109D1" w:rsidRPr="002D4C26">
        <w:rPr>
          <w:rFonts w:eastAsia="Batang"/>
          <w:sz w:val="22"/>
        </w:rPr>
        <w:t>,</w:t>
      </w:r>
      <w:r w:rsidR="003853B3" w:rsidRPr="002D4C26">
        <w:rPr>
          <w:rFonts w:eastAsia="Batang"/>
          <w:sz w:val="22"/>
        </w:rPr>
        <w:t xml:space="preserve"> work similarly as random forest with two key differences</w:t>
      </w:r>
      <w:r w:rsidR="00AE0A9D">
        <w:rPr>
          <w:rStyle w:val="FootnoteReference"/>
          <w:rFonts w:eastAsia="Batang"/>
          <w:sz w:val="22"/>
        </w:rPr>
        <w:footnoteReference w:id="52"/>
      </w:r>
      <w:r w:rsidR="003853B3" w:rsidRPr="002D4C26">
        <w:rPr>
          <w:rFonts w:eastAsia="Batang"/>
          <w:sz w:val="22"/>
        </w:rPr>
        <w:t xml:space="preserve">. </w:t>
      </w:r>
      <w:r w:rsidR="00DB756C" w:rsidRPr="00573911">
        <w:rPr>
          <w:rFonts w:eastAsia="Batang"/>
          <w:sz w:val="22"/>
          <w:szCs w:val="22"/>
          <w:lang w:eastAsia="en-US"/>
        </w:rPr>
        <w:t>It consists of randomizing strongly both attribute and cut-point choice while splitting a tree node</w:t>
      </w:r>
      <w:r w:rsidR="00AE0A9D">
        <w:rPr>
          <w:rStyle w:val="FootnoteReference"/>
          <w:rFonts w:eastAsia="Batang"/>
          <w:sz w:val="22"/>
          <w:szCs w:val="22"/>
          <w:lang w:eastAsia="en-US"/>
        </w:rPr>
        <w:footnoteReference w:id="53"/>
      </w:r>
      <w:r w:rsidR="00DB756C" w:rsidRPr="00573911">
        <w:rPr>
          <w:rFonts w:eastAsia="Batang"/>
          <w:sz w:val="22"/>
          <w:szCs w:val="22"/>
          <w:lang w:eastAsia="en-US"/>
        </w:rPr>
        <w:t xml:space="preserve">. </w:t>
      </w:r>
    </w:p>
    <w:p w14:paraId="3CB1AE3B" w14:textId="77777777" w:rsidR="00E205D4" w:rsidRPr="007B6C54" w:rsidRDefault="00E205D4" w:rsidP="002C2859">
      <w:pPr>
        <w:pStyle w:val="Heading4"/>
      </w:pPr>
      <w:r w:rsidRPr="007B6C54">
        <w:rPr>
          <w:rFonts w:hint="eastAsia"/>
        </w:rPr>
        <w:t>Su</w:t>
      </w:r>
      <w:r w:rsidRPr="007B6C54">
        <w:t>pport Vector Machine</w:t>
      </w:r>
    </w:p>
    <w:p w14:paraId="0775DAB0" w14:textId="77777777" w:rsidR="00E205D4" w:rsidRDefault="00E205D4" w:rsidP="00E205D4">
      <w:r>
        <w:t>Following Berwick Lectures in Artificial Intelligence in 2011</w:t>
      </w:r>
      <w:r>
        <w:rPr>
          <w:rStyle w:val="FootnoteReference"/>
        </w:rPr>
        <w:footnoteReference w:id="54"/>
      </w:r>
      <w:r>
        <w:t xml:space="preserve">, </w:t>
      </w:r>
      <w:r>
        <w:rPr>
          <w:rFonts w:hint="eastAsia"/>
        </w:rPr>
        <w:t>S</w:t>
      </w:r>
      <w:r>
        <w:t xml:space="preserve">upport Vector </w:t>
      </w:r>
      <w:r>
        <w:rPr>
          <w:rFonts w:hint="eastAsia"/>
        </w:rPr>
        <w:t>Ma</w:t>
      </w:r>
      <w:r>
        <w:t xml:space="preserve">chine (SVM) is a supervised learning algorithm that is used to learn a hyperplane that can solve the binary classification problem. </w:t>
      </w:r>
      <w:r w:rsidRPr="0036791D">
        <w:rPr>
          <w:rFonts w:hint="eastAsia"/>
        </w:rPr>
        <w:t>S</w:t>
      </w:r>
      <w:r w:rsidRPr="0036791D">
        <w:t xml:space="preserve">upport </w:t>
      </w:r>
      <w:r>
        <w:rPr>
          <w:rFonts w:hint="eastAsia"/>
        </w:rPr>
        <w:t>v</w:t>
      </w:r>
      <w:r>
        <w:t>ectors are the data points that lie closest to the decision surface as the data points most difficult to classify. SVM maximizes the margin between the classes by defining the decision surface in the form of:</w:t>
      </w:r>
    </w:p>
    <w:p w14:paraId="6DBF55D6" w14:textId="77777777" w:rsidR="00E205D4" w:rsidRPr="00622257" w:rsidRDefault="00715F36" w:rsidP="00E205D4">
      <w:pPr>
        <w:rPr>
          <w:lang w:eastAsia="zh-HK"/>
        </w:rPr>
      </w:pPr>
      <m:oMathPara>
        <m:oMath>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lang w:eastAsia="zh-HK"/>
            </w:rPr>
            <m:t>x</m:t>
          </m:r>
          <m:r>
            <m:rPr>
              <m:sty m:val="p"/>
            </m:rPr>
            <w:rPr>
              <w:rFonts w:ascii="Cambria Math" w:hAnsi="Cambria Math"/>
              <w:lang w:eastAsia="zh-HK"/>
            </w:rPr>
            <m:t xml:space="preserve"> + </m:t>
          </m:r>
          <m:r>
            <w:rPr>
              <w:rFonts w:ascii="Cambria Math" w:hAnsi="Cambria Math"/>
              <w:lang w:eastAsia="zh-HK"/>
            </w:rPr>
            <m:t>b</m:t>
          </m:r>
          <m:r>
            <m:rPr>
              <m:sty m:val="p"/>
            </m:rPr>
            <w:rPr>
              <w:rFonts w:ascii="Cambria Math" w:hAnsi="Cambria Math"/>
              <w:lang w:eastAsia="zh-HK"/>
            </w:rPr>
            <m:t xml:space="preserve"> = 0, where</m:t>
          </m:r>
        </m:oMath>
      </m:oMathPara>
    </w:p>
    <w:p w14:paraId="69D5F2DA" w14:textId="0693AC1F" w:rsidR="00E205D4" w:rsidRDefault="00E205D4" w:rsidP="003828B7">
      <w:pPr>
        <w:jc w:val="right"/>
      </w:pPr>
      <m:oMath>
        <m:r>
          <m:rPr>
            <m:sty m:val="b"/>
          </m:rPr>
          <w:rPr>
            <w:rFonts w:ascii="Cambria Math" w:hAnsi="Cambria Math"/>
            <w:lang w:eastAsia="zh-HK"/>
          </w:rPr>
          <m:t>w</m:t>
        </m:r>
      </m:oMath>
      <w:r>
        <w:rPr>
          <w:rFonts w:hint="eastAsia"/>
          <w:b/>
          <w:bCs/>
        </w:rPr>
        <w:t xml:space="preserve"> </w:t>
      </w:r>
      <w:r w:rsidRPr="00622257">
        <w:t>is a weight vector</w:t>
      </w:r>
      <m:oMath>
        <m:r>
          <m:rPr>
            <m:sty m:val="b"/>
          </m:rPr>
          <w:rPr>
            <w:rFonts w:ascii="Cambria Math" w:hAnsi="Cambria Math"/>
            <w:lang w:eastAsia="zh-HK"/>
          </w:rPr>
          <m:t>, x</m:t>
        </m:r>
      </m:oMath>
      <w:r>
        <w:rPr>
          <w:rFonts w:hint="eastAsia"/>
          <w:b/>
          <w:bCs/>
        </w:rPr>
        <w:t xml:space="preserve"> </w:t>
      </w:r>
      <w:r w:rsidRPr="00B9343E">
        <w:t xml:space="preserve">is </w:t>
      </w:r>
      <w:r>
        <w:t>input v</w:t>
      </w:r>
      <w:r w:rsidRPr="00B9343E">
        <w:t>ector</w:t>
      </w:r>
      <w:r>
        <w:t>s</w:t>
      </w:r>
      <w:r w:rsidR="003828B7">
        <w:t xml:space="preserve">, </w:t>
      </w:r>
      <m:oMath>
        <m:r>
          <m:rPr>
            <m:sty m:val="b"/>
          </m:rPr>
          <w:rPr>
            <w:rFonts w:ascii="Cambria Math" w:hAnsi="Cambria Math"/>
            <w:lang w:eastAsia="zh-HK"/>
          </w:rPr>
          <m:t>b</m:t>
        </m:r>
      </m:oMath>
      <w:r>
        <w:rPr>
          <w:rFonts w:hint="eastAsia"/>
          <w:b/>
          <w:bCs/>
        </w:rPr>
        <w:t xml:space="preserve"> </w:t>
      </w:r>
      <w:r w:rsidRPr="00B9343E">
        <w:t>i</w:t>
      </w:r>
      <w:r>
        <w:t xml:space="preserve">s </w:t>
      </w:r>
      <w:proofErr w:type="gramStart"/>
      <w:r>
        <w:t>bias.</w:t>
      </w:r>
      <w:proofErr w:type="gramEnd"/>
    </w:p>
    <w:p w14:paraId="4FD29087" w14:textId="29590B98" w:rsidR="00E205D4" w:rsidRDefault="00E205D4" w:rsidP="00E205D4">
      <w:proofErr w:type="gramStart"/>
      <w:r>
        <w:rPr>
          <w:rFonts w:hint="eastAsia"/>
        </w:rPr>
        <w:t>T</w:t>
      </w:r>
      <w:r>
        <w:t>herefore</w:t>
      </w:r>
      <w:proofErr w:type="gramEnd"/>
      <w:r>
        <w:t xml:space="preserve"> the margin of separation </w:t>
      </w:r>
      <m:oMath>
        <m:r>
          <w:rPr>
            <w:rFonts w:ascii="Cambria Math" w:hAnsi="Cambria Math"/>
            <w:lang w:eastAsia="zh-HK"/>
          </w:rPr>
          <m:t>d</m:t>
        </m:r>
      </m:oMath>
      <w:r>
        <w:rPr>
          <w:rFonts w:hint="eastAsia"/>
        </w:rPr>
        <w:t xml:space="preserve"> </w:t>
      </w:r>
      <w:r>
        <w:t xml:space="preserve">as the separation between the hyperplane and </w:t>
      </w:r>
      <w:r>
        <w:rPr>
          <w:rFonts w:hint="eastAsia"/>
        </w:rPr>
        <w:t>t</w:t>
      </w:r>
      <w:r>
        <w:t xml:space="preserve">he closet data point for a given weight vector </w:t>
      </w:r>
      <m:oMath>
        <m:r>
          <m:rPr>
            <m:sty m:val="b"/>
          </m:rPr>
          <w:rPr>
            <w:rFonts w:ascii="Cambria Math" w:hAnsi="Cambria Math"/>
            <w:lang w:eastAsia="zh-HK"/>
          </w:rPr>
          <m:t>w</m:t>
        </m:r>
      </m:oMath>
      <w:r>
        <w:rPr>
          <w:rFonts w:hint="eastAsia"/>
          <w:b/>
          <w:bCs/>
        </w:rPr>
        <w:t xml:space="preserve"> </w:t>
      </w:r>
      <w:r>
        <w:t xml:space="preserve">and bias </w:t>
      </w:r>
      <m:oMath>
        <m:r>
          <m:rPr>
            <m:sty m:val="b"/>
          </m:rPr>
          <w:rPr>
            <w:rFonts w:ascii="Cambria Math" w:hAnsi="Cambria Math"/>
            <w:lang w:eastAsia="zh-HK"/>
          </w:rPr>
          <m:t>b</m:t>
        </m:r>
      </m:oMath>
      <w:r>
        <w:rPr>
          <w:rFonts w:hint="eastAsia"/>
          <w:b/>
          <w:bCs/>
        </w:rPr>
        <w:t xml:space="preserve"> </w:t>
      </w:r>
      <w:r>
        <w:t xml:space="preserve">where </w:t>
      </w:r>
    </w:p>
    <w:p w14:paraId="6D29AA72" w14:textId="77777777" w:rsidR="00E205D4" w:rsidRDefault="00715F36" w:rsidP="00E205D4">
      <w:pPr>
        <w:rPr>
          <w:lang w:eastAsia="zh-HK"/>
        </w:rPr>
      </w:pPr>
      <m:oMathPara>
        <m:oMath>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lang w:eastAsia="zh-HK"/>
            </w:rPr>
            <m:t>x</m:t>
          </m:r>
          <m:r>
            <m:rPr>
              <m:sty m:val="p"/>
            </m:rPr>
            <w:rPr>
              <w:rFonts w:ascii="Cambria Math" w:hAnsi="Cambria Math"/>
              <w:lang w:eastAsia="zh-HK"/>
            </w:rPr>
            <m:t xml:space="preserve"> + </m:t>
          </m:r>
          <m:r>
            <w:rPr>
              <w:rFonts w:ascii="Cambria Math" w:hAnsi="Cambria Math"/>
              <w:lang w:eastAsia="zh-HK"/>
            </w:rPr>
            <m:t>b</m:t>
          </m:r>
          <m:r>
            <m:rPr>
              <m:sty m:val="p"/>
            </m:rPr>
            <w:rPr>
              <w:rFonts w:ascii="Cambria Math" w:hAnsi="Cambria Math"/>
              <w:lang w:eastAsia="zh-HK"/>
            </w:rPr>
            <m:t>≥</m:t>
          </m:r>
          <m:r>
            <m:rPr>
              <m:sty m:val="p"/>
            </m:rPr>
            <w:rPr>
              <w:rFonts w:ascii="Cambria Math" w:hAnsi="Cambria Math" w:hint="eastAsia"/>
            </w:rPr>
            <m:t>0</m:t>
          </m:r>
          <m:r>
            <m:rPr>
              <m:sty m:val="p"/>
            </m:rPr>
            <w:rPr>
              <w:rFonts w:ascii="Cambria Math" w:hAnsi="Cambria Math"/>
              <w:lang w:eastAsia="zh-HK"/>
            </w:rPr>
            <m:t xml:space="preserve"> </m:t>
          </m:r>
          <m:r>
            <w:rPr>
              <w:rFonts w:ascii="Cambria Math" w:hAnsi="Cambria Math"/>
              <w:lang w:eastAsia="zh-HK"/>
            </w:rPr>
            <m:t>for</m:t>
          </m:r>
          <m:r>
            <m:rPr>
              <m:sty m:val="p"/>
            </m:rPr>
            <w:rPr>
              <w:rFonts w:ascii="Cambria Math" w:hAnsi="Cambria Math"/>
              <w:lang w:eastAsia="zh-HK"/>
            </w:rPr>
            <m:t xml:space="preserve"> </m:t>
          </m:r>
          <m:sSub>
            <m:sSubPr>
              <m:ctrlPr>
                <w:rPr>
                  <w:rFonts w:ascii="Cambria Math" w:hAnsi="Cambria Math"/>
                  <w:lang w:eastAsia="zh-HK"/>
                </w:rPr>
              </m:ctrlPr>
            </m:sSubPr>
            <m:e>
              <m:r>
                <w:rPr>
                  <w:rFonts w:ascii="Cambria Math" w:hAnsi="Cambria Math"/>
                  <w:lang w:eastAsia="zh-HK"/>
                </w:rPr>
                <m:t>d</m:t>
              </m:r>
            </m:e>
            <m:sub>
              <m:r>
                <w:rPr>
                  <w:rFonts w:ascii="Cambria Math" w:hAnsi="Cambria Math"/>
                  <w:lang w:eastAsia="zh-HK"/>
                </w:rPr>
                <m:t>i</m:t>
              </m:r>
            </m:sub>
          </m:sSub>
          <m:r>
            <w:rPr>
              <w:rFonts w:ascii="Cambria Math" w:hAnsi="Cambria Math"/>
              <w:lang w:eastAsia="zh-HK"/>
            </w:rPr>
            <m:t>=1</m:t>
          </m:r>
        </m:oMath>
      </m:oMathPara>
    </w:p>
    <w:p w14:paraId="727CB9DE" w14:textId="77777777" w:rsidR="00E205D4" w:rsidRPr="00622257" w:rsidRDefault="00715F36" w:rsidP="00E205D4">
      <w:pPr>
        <w:rPr>
          <w:lang w:eastAsia="zh-HK"/>
        </w:rPr>
      </w:pPr>
      <m:oMathPara>
        <m:oMath>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lang w:eastAsia="zh-HK"/>
            </w:rPr>
            <m:t>x</m:t>
          </m:r>
          <m:r>
            <m:rPr>
              <m:sty m:val="p"/>
            </m:rPr>
            <w:rPr>
              <w:rFonts w:ascii="Cambria Math" w:hAnsi="Cambria Math"/>
              <w:lang w:eastAsia="zh-HK"/>
            </w:rPr>
            <m:t xml:space="preserve"> + </m:t>
          </m:r>
          <m:r>
            <w:rPr>
              <w:rFonts w:ascii="Cambria Math" w:hAnsi="Cambria Math"/>
              <w:lang w:eastAsia="zh-HK"/>
            </w:rPr>
            <m:t>b</m:t>
          </m:r>
          <m:r>
            <m:rPr>
              <m:sty m:val="p"/>
            </m:rPr>
            <w:rPr>
              <w:rFonts w:ascii="Cambria Math" w:hAnsi="Cambria Math"/>
              <w:lang w:eastAsia="zh-HK"/>
            </w:rPr>
            <m:t>≤</m:t>
          </m:r>
          <m:r>
            <m:rPr>
              <m:sty m:val="p"/>
            </m:rPr>
            <w:rPr>
              <w:rFonts w:ascii="Cambria Math" w:hAnsi="Cambria Math" w:hint="eastAsia"/>
            </w:rPr>
            <m:t>0</m:t>
          </m:r>
          <m:r>
            <m:rPr>
              <m:sty m:val="p"/>
            </m:rPr>
            <w:rPr>
              <w:rFonts w:ascii="Cambria Math" w:hAnsi="Cambria Math"/>
              <w:lang w:eastAsia="zh-HK"/>
            </w:rPr>
            <m:t xml:space="preserve"> </m:t>
          </m:r>
          <m:r>
            <w:rPr>
              <w:rFonts w:ascii="Cambria Math" w:hAnsi="Cambria Math"/>
              <w:lang w:eastAsia="zh-HK"/>
            </w:rPr>
            <m:t>for</m:t>
          </m:r>
          <m:r>
            <m:rPr>
              <m:sty m:val="p"/>
            </m:rPr>
            <w:rPr>
              <w:rFonts w:ascii="Cambria Math" w:hAnsi="Cambria Math"/>
              <w:lang w:eastAsia="zh-HK"/>
            </w:rPr>
            <m:t xml:space="preserve"> </m:t>
          </m:r>
          <m:sSub>
            <m:sSubPr>
              <m:ctrlPr>
                <w:rPr>
                  <w:rFonts w:ascii="Cambria Math" w:hAnsi="Cambria Math"/>
                  <w:lang w:eastAsia="zh-HK"/>
                </w:rPr>
              </m:ctrlPr>
            </m:sSubPr>
            <m:e>
              <m:r>
                <w:rPr>
                  <w:rFonts w:ascii="Cambria Math" w:hAnsi="Cambria Math"/>
                  <w:lang w:eastAsia="zh-HK"/>
                </w:rPr>
                <m:t>d</m:t>
              </m:r>
            </m:e>
            <m:sub>
              <m:r>
                <w:rPr>
                  <w:rFonts w:ascii="Cambria Math" w:hAnsi="Cambria Math"/>
                  <w:lang w:eastAsia="zh-HK"/>
                </w:rPr>
                <m:t>i</m:t>
              </m:r>
            </m:sub>
          </m:sSub>
          <m:r>
            <w:rPr>
              <w:rFonts w:ascii="Cambria Math" w:hAnsi="Cambria Math"/>
              <w:lang w:eastAsia="zh-HK"/>
            </w:rPr>
            <m:t>=-1</m:t>
          </m:r>
        </m:oMath>
      </m:oMathPara>
    </w:p>
    <w:p w14:paraId="7EB37969" w14:textId="77777777" w:rsidR="00E205D4" w:rsidRPr="006E7835" w:rsidRDefault="00E205D4" w:rsidP="00E205D4">
      <w:pPr>
        <w:rPr>
          <w:lang w:eastAsia="zh-TW"/>
        </w:rPr>
      </w:pPr>
      <w:r>
        <w:rPr>
          <w:rFonts w:hint="eastAsia"/>
          <w:lang w:eastAsia="zh-TW"/>
        </w:rPr>
        <w:t>T</w:t>
      </w:r>
      <w:r>
        <w:rPr>
          <w:lang w:eastAsia="zh-TW"/>
        </w:rPr>
        <w:t>he following is an illustration how the support vectors look like in a 2-dimensional space.</w:t>
      </w:r>
    </w:p>
    <w:p w14:paraId="4645A210" w14:textId="33089437" w:rsidR="00DD232F" w:rsidRPr="00DD232F" w:rsidRDefault="00DD232F" w:rsidP="00150630">
      <w:pPr>
        <w:pStyle w:val="Caption"/>
      </w:pPr>
      <w:r w:rsidRPr="00DD232F">
        <w:t xml:space="preserve">Figure </w:t>
      </w:r>
      <w:fldSimple w:instr=" SEQ Figure \* ARABIC ">
        <w:r w:rsidR="008E792A">
          <w:rPr>
            <w:noProof/>
          </w:rPr>
          <w:t>2</w:t>
        </w:r>
      </w:fldSimple>
      <w:r w:rsidRPr="00DD232F">
        <w:t xml:space="preserve"> Support Vector </w:t>
      </w:r>
      <w:r w:rsidRPr="00DD232F">
        <w:rPr>
          <w:rFonts w:hint="eastAsia"/>
        </w:rPr>
        <w:t>Il</w:t>
      </w:r>
      <w:r w:rsidRPr="00DD232F">
        <w:t>lustration in 2-dimensional space</w:t>
      </w:r>
    </w:p>
    <w:p w14:paraId="35F36D90" w14:textId="77777777" w:rsidR="00E205D4" w:rsidRDefault="00E205D4" w:rsidP="00E205D4">
      <w:pPr>
        <w:jc w:val="center"/>
      </w:pPr>
      <w:r>
        <w:rPr>
          <w:noProof/>
        </w:rPr>
        <w:lastRenderedPageBreak/>
        <w:drawing>
          <wp:inline distT="0" distB="0" distL="0" distR="0" wp14:anchorId="56BF0727" wp14:editId="798234D6">
            <wp:extent cx="2619375" cy="2400300"/>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9375" cy="2400300"/>
                    </a:xfrm>
                    <a:prstGeom prst="rect">
                      <a:avLst/>
                    </a:prstGeom>
                  </pic:spPr>
                </pic:pic>
              </a:graphicData>
            </a:graphic>
          </wp:inline>
        </w:drawing>
      </w:r>
    </w:p>
    <w:p w14:paraId="78670F75" w14:textId="3FC0BADA" w:rsidR="00E205D4" w:rsidRDefault="00E205D4" w:rsidP="00E205D4">
      <w:pPr>
        <w:jc w:val="center"/>
      </w:pPr>
    </w:p>
    <w:p w14:paraId="24C8FEEE" w14:textId="1156F645" w:rsidR="008233E7" w:rsidRDefault="00E205D4" w:rsidP="008233E7">
      <w:pPr>
        <w:rPr>
          <w:rFonts w:eastAsia="PMingLiU"/>
          <w:lang w:eastAsia="zh-HK"/>
        </w:rPr>
      </w:pPr>
      <w:proofErr w:type="gramStart"/>
      <w:r>
        <w:rPr>
          <w:rFonts w:hint="eastAsia"/>
        </w:rPr>
        <w:t>I</w:t>
      </w:r>
      <w:r>
        <w:t>n order to</w:t>
      </w:r>
      <w:proofErr w:type="gramEnd"/>
      <w:r>
        <w:t xml:space="preserve"> maximize the margin </w:t>
      </w:r>
      <m:oMath>
        <m:r>
          <w:rPr>
            <w:rFonts w:ascii="Cambria Math" w:hAnsi="Cambria Math"/>
            <w:lang w:eastAsia="zh-HK"/>
          </w:rPr>
          <m:t>d</m:t>
        </m:r>
      </m:oMath>
      <w:r>
        <w:rPr>
          <w:rFonts w:hint="eastAsia"/>
        </w:rPr>
        <w:t xml:space="preserve"> </w:t>
      </w:r>
      <w:r>
        <w:t>we could alternatively minimize ||</w:t>
      </w:r>
      <m:oMath>
        <m:r>
          <m:rPr>
            <m:sty m:val="b"/>
          </m:rPr>
          <w:rPr>
            <w:rFonts w:ascii="Cambria Math" w:hAnsi="Cambria Math"/>
            <w:lang w:eastAsia="zh-HK"/>
          </w:rPr>
          <m:t xml:space="preserve"> w</m:t>
        </m:r>
      </m:oMath>
      <w:r>
        <w:t xml:space="preserve"> || </w:t>
      </w:r>
      <w:r>
        <w:rPr>
          <w:rFonts w:hint="eastAsia"/>
        </w:rPr>
        <w:t>w</w:t>
      </w:r>
      <w:r>
        <w:t xml:space="preserve">ith the condition that there are no data points between hyperplane 1 and hyperplane 2. This becomes a quadratic programming problem to minimize </w:t>
      </w:r>
      <m:oMath>
        <m:f>
          <m:fPr>
            <m:ctrlPr>
              <w:rPr>
                <w:rFonts w:ascii="Cambria Math" w:hAnsi="Cambria Math"/>
              </w:rPr>
            </m:ctrlPr>
          </m:fPr>
          <m:num>
            <m:r>
              <w:rPr>
                <w:rFonts w:ascii="Cambria Math" w:hAnsi="Cambria Math"/>
              </w:rPr>
              <m:t>1</m:t>
            </m:r>
          </m:num>
          <m:den>
            <m:r>
              <w:rPr>
                <w:rFonts w:ascii="Cambria Math" w:hAnsi="Cambria Math"/>
              </w:rPr>
              <m:t>2</m:t>
            </m:r>
          </m:den>
        </m:f>
        <m:r>
          <m:rPr>
            <m:sty m:val="b"/>
          </m:rPr>
          <w:rPr>
            <w:rFonts w:ascii="Cambria Math" w:hAnsi="Cambria Math"/>
            <w:lang w:eastAsia="zh-HK"/>
          </w:rPr>
          <m:t>||w||</m:t>
        </m:r>
      </m:oMath>
      <w:r>
        <w:rPr>
          <w:rFonts w:eastAsiaTheme="minorEastAsia" w:hint="eastAsia"/>
          <w:b/>
          <w:bCs/>
          <w:lang w:eastAsia="zh-TW"/>
        </w:rPr>
        <w:t xml:space="preserve"> </w:t>
      </w:r>
      <w:r>
        <w:rPr>
          <w:rFonts w:eastAsiaTheme="minorEastAsia"/>
          <w:lang w:eastAsia="zh-TW"/>
        </w:rPr>
        <w:t xml:space="preserve">for </w:t>
      </w:r>
      <m:oMath>
        <m:sSup>
          <m:sSupPr>
            <m:ctrlPr>
              <w:rPr>
                <w:rFonts w:ascii="Cambria Math" w:hAnsi="Cambria Math"/>
              </w:rPr>
            </m:ctrlPr>
          </m:sSupPr>
          <m:e>
            <m:sSub>
              <m:sSubPr>
                <m:ctrlPr>
                  <w:rPr>
                    <w:rFonts w:ascii="Cambria Math" w:hAnsi="Cambria Math"/>
                    <w:b/>
                    <w:bCs/>
                  </w:rPr>
                </m:ctrlPr>
              </m:sSubPr>
              <m:e>
                <m:r>
                  <m:rPr>
                    <m:sty m:val="b"/>
                  </m:rPr>
                  <w:rPr>
                    <w:rFonts w:ascii="Cambria Math" w:hAnsi="Cambria Math"/>
                  </w:rPr>
                  <m:t>y</m:t>
                </m:r>
              </m:e>
              <m:sub>
                <m:r>
                  <m:rPr>
                    <m:sty m:val="bi"/>
                  </m:rPr>
                  <w:rPr>
                    <w:rFonts w:ascii="Cambria Math" w:hAnsi="Cambria Math"/>
                  </w:rPr>
                  <m:t>i</m:t>
                </m:r>
              </m:sub>
            </m:sSub>
            <m:r>
              <m:rPr>
                <m:sty m:val="b"/>
              </m:rPr>
              <w:rPr>
                <w:rFonts w:ascii="Cambria Math" w:hAnsi="Cambria Math"/>
              </w:rPr>
              <m:t>(w</m:t>
            </m:r>
          </m:e>
          <m:sup>
            <m:r>
              <w:rPr>
                <w:rFonts w:ascii="Cambria Math" w:hAnsi="Cambria Math"/>
              </w:rPr>
              <m:t>T</m:t>
            </m:r>
          </m:sup>
        </m:sSup>
        <m:sSub>
          <m:sSubPr>
            <m:ctrlPr>
              <w:rPr>
                <w:rFonts w:ascii="Cambria Math" w:hAnsi="Cambria Math"/>
                <w:b/>
                <w:bCs/>
                <w:lang w:eastAsia="zh-HK"/>
              </w:rPr>
            </m:ctrlPr>
          </m:sSubPr>
          <m:e>
            <m:r>
              <m:rPr>
                <m:sty m:val="b"/>
              </m:rPr>
              <w:rPr>
                <w:rFonts w:ascii="Cambria Math" w:hAnsi="Cambria Math"/>
                <w:lang w:eastAsia="zh-HK"/>
              </w:rPr>
              <m:t>x</m:t>
            </m:r>
          </m:e>
          <m:sub>
            <m:r>
              <m:rPr>
                <m:sty m:val="bi"/>
              </m:rPr>
              <w:rPr>
                <w:rFonts w:ascii="Cambria Math" w:hAnsi="Cambria Math"/>
                <w:lang w:eastAsia="zh-HK"/>
              </w:rPr>
              <m:t>i</m:t>
            </m:r>
          </m:sub>
        </m:sSub>
        <m:r>
          <m:rPr>
            <m:sty m:val="b"/>
          </m:rPr>
          <w:rPr>
            <w:rFonts w:ascii="Cambria Math" w:hAnsi="Cambria Math"/>
            <w:lang w:eastAsia="zh-HK"/>
          </w:rPr>
          <m:t>) -</m:t>
        </m:r>
        <m:r>
          <m:rPr>
            <m:sty m:val="p"/>
          </m:rPr>
          <w:rPr>
            <w:rFonts w:ascii="Cambria Math" w:hAnsi="Cambria Math"/>
            <w:lang w:eastAsia="zh-HK"/>
          </w:rPr>
          <m:t xml:space="preserve"> </m:t>
        </m:r>
        <m:r>
          <w:rPr>
            <w:rFonts w:ascii="Cambria Math" w:hAnsi="Cambria Math"/>
            <w:lang w:eastAsia="zh-HK"/>
          </w:rPr>
          <m:t>b</m:t>
        </m:r>
        <m:r>
          <m:rPr>
            <m:sty m:val="p"/>
          </m:rPr>
          <w:rPr>
            <w:rFonts w:ascii="Cambria Math" w:eastAsiaTheme="minorEastAsia" w:hAnsi="Cambria Math"/>
            <w:lang w:eastAsia="zh-HK"/>
          </w:rPr>
          <m:t xml:space="preserve"> -1 =0</m:t>
        </m:r>
      </m:oMath>
      <w:r w:rsidRPr="00F0601E">
        <w:rPr>
          <w:rFonts w:eastAsia="PMingLiU"/>
          <w:lang w:eastAsia="zh-HK"/>
        </w:rPr>
        <w:t xml:space="preserve"> as a constrained optimization problem.</w:t>
      </w:r>
    </w:p>
    <w:p w14:paraId="3879F2D3" w14:textId="7CD198DC" w:rsidR="00AF0EA1" w:rsidRPr="00AF0EA1" w:rsidRDefault="00AF0EA1" w:rsidP="002C2859">
      <w:pPr>
        <w:pStyle w:val="Heading4"/>
      </w:pPr>
      <w:r w:rsidRPr="00AF0EA1">
        <w:rPr>
          <w:rFonts w:hint="eastAsia"/>
        </w:rPr>
        <w:t>Vo</w:t>
      </w:r>
      <w:r w:rsidRPr="00AF0EA1">
        <w:t xml:space="preserve">ting </w:t>
      </w:r>
    </w:p>
    <w:p w14:paraId="503265D8" w14:textId="683820D4" w:rsidR="00AF0EA1" w:rsidRDefault="00DA38E3" w:rsidP="008233E7">
      <w:pPr>
        <w:rPr>
          <w:rFonts w:eastAsia="PMingLiU"/>
          <w:lang w:eastAsia="zh-HK"/>
        </w:rPr>
      </w:pPr>
      <w:r>
        <w:rPr>
          <w:rFonts w:eastAsia="PMingLiU"/>
          <w:lang w:eastAsia="zh-HK"/>
        </w:rPr>
        <w:t xml:space="preserve">Voting classifier takes the input predicted by various classifiers </w:t>
      </w:r>
      <w:r w:rsidR="00754817">
        <w:rPr>
          <w:rFonts w:eastAsia="PMingLiU"/>
          <w:lang w:eastAsia="zh-HK"/>
        </w:rPr>
        <w:t xml:space="preserve">and assign a class probability for each of the class region. Then the vote classifier would take the average </w:t>
      </w:r>
      <w:r w:rsidR="00C54F6E">
        <w:rPr>
          <w:rFonts w:eastAsia="PMingLiU"/>
          <w:lang w:eastAsia="zh-HK"/>
        </w:rPr>
        <w:t xml:space="preserve">of the class probabilities </w:t>
      </w:r>
      <w:r w:rsidR="00754817">
        <w:rPr>
          <w:rFonts w:eastAsia="PMingLiU"/>
          <w:lang w:eastAsia="zh-HK"/>
        </w:rPr>
        <w:t>as the final class probability</w:t>
      </w:r>
      <w:r w:rsidR="00C54F6E">
        <w:rPr>
          <w:rFonts w:eastAsia="PMingLiU"/>
          <w:lang w:eastAsia="zh-HK"/>
        </w:rPr>
        <w:t>.</w:t>
      </w:r>
    </w:p>
    <w:p w14:paraId="17B8A2AA" w14:textId="37A72276" w:rsidR="00754817" w:rsidRDefault="00754817" w:rsidP="00754817">
      <w:pPr>
        <w:rPr>
          <w:rFonts w:eastAsia="PMingLiU"/>
          <w:lang w:eastAsia="zh-HK"/>
        </w:rPr>
      </w:pPr>
      <w:r>
        <w:rPr>
          <w:rFonts w:eastAsia="PMingLiU"/>
          <w:lang w:eastAsia="zh-HK"/>
        </w:rPr>
        <w:t>The following is a graphical illustration on scikit-learn website</w:t>
      </w:r>
      <w:r>
        <w:rPr>
          <w:rStyle w:val="FootnoteReference"/>
          <w:rFonts w:eastAsia="PMingLiU"/>
          <w:lang w:eastAsia="zh-HK"/>
        </w:rPr>
        <w:footnoteReference w:id="55"/>
      </w:r>
      <w:r>
        <w:rPr>
          <w:rFonts w:eastAsia="PMingLiU"/>
          <w:lang w:eastAsia="zh-HK"/>
        </w:rPr>
        <w:t xml:space="preserve"> for using three classifiers, which are decision tree with depth 4, </w:t>
      </w:r>
      <w:r w:rsidRPr="00754817">
        <w:rPr>
          <w:rFonts w:eastAsia="PMingLiU"/>
          <w:lang w:eastAsia="zh-HK"/>
        </w:rPr>
        <w:t>k-nearest neighbors</w:t>
      </w:r>
      <w:r>
        <w:rPr>
          <w:rFonts w:eastAsia="PMingLiU"/>
          <w:lang w:eastAsia="zh-HK"/>
        </w:rPr>
        <w:t xml:space="preserve"> with </w:t>
      </w:r>
      <w:r w:rsidRPr="00754817">
        <w:rPr>
          <w:rFonts w:eastAsia="PMingLiU"/>
          <w:lang w:eastAsia="zh-HK"/>
        </w:rPr>
        <w:t>number of neighbors</w:t>
      </w:r>
      <w:r>
        <w:rPr>
          <w:rFonts w:eastAsia="PMingLiU"/>
          <w:lang w:eastAsia="zh-HK"/>
        </w:rPr>
        <w:t xml:space="preserve"> being 7, kernel support vector machine and how a soft voting result looks like with the three classifiers as the input.</w:t>
      </w:r>
    </w:p>
    <w:p w14:paraId="21E1E6C1" w14:textId="3A011C0C" w:rsidR="008E792A" w:rsidRPr="008E792A" w:rsidRDefault="008E792A" w:rsidP="008E792A">
      <w:pPr>
        <w:pStyle w:val="Caption"/>
      </w:pPr>
      <w:r>
        <w:t xml:space="preserve">Figure </w:t>
      </w:r>
      <w:fldSimple w:instr=" SEQ Figure \* ARABIC ">
        <w:r>
          <w:t>3</w:t>
        </w:r>
      </w:fldSimple>
      <w:r>
        <w:t xml:space="preserve"> Voting Classifier Illustration from </w:t>
      </w:r>
      <w:r w:rsidRPr="008E792A">
        <w:rPr>
          <w:rFonts w:hint="eastAsia"/>
        </w:rPr>
        <w:t>s</w:t>
      </w:r>
      <w:r w:rsidRPr="008E792A">
        <w:t>cikit-learn</w:t>
      </w:r>
    </w:p>
    <w:p w14:paraId="3BFB251F" w14:textId="027DDBEF" w:rsidR="00754817" w:rsidRPr="00F0601E" w:rsidRDefault="00754817" w:rsidP="008233E7">
      <w:pPr>
        <w:rPr>
          <w:rFonts w:eastAsia="PMingLiU"/>
          <w:lang w:eastAsia="zh-HK"/>
        </w:rPr>
      </w:pPr>
      <w:r>
        <w:rPr>
          <w:noProof/>
        </w:rPr>
        <w:lastRenderedPageBreak/>
        <w:drawing>
          <wp:inline distT="0" distB="0" distL="0" distR="0" wp14:anchorId="29524ECB" wp14:editId="2972578D">
            <wp:extent cx="5058410" cy="40455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8410" cy="4045585"/>
                    </a:xfrm>
                    <a:prstGeom prst="rect">
                      <a:avLst/>
                    </a:prstGeom>
                    <a:noFill/>
                    <a:ln>
                      <a:noFill/>
                    </a:ln>
                  </pic:spPr>
                </pic:pic>
              </a:graphicData>
            </a:graphic>
          </wp:inline>
        </w:drawing>
      </w:r>
    </w:p>
    <w:p w14:paraId="4DE8BB04" w14:textId="77777777" w:rsidR="0060684A" w:rsidRDefault="0060684A" w:rsidP="002C2859">
      <w:pPr>
        <w:pStyle w:val="Heading4"/>
      </w:pPr>
      <w:r>
        <w:t>List of Machine Learning used</w:t>
      </w:r>
    </w:p>
    <w:p w14:paraId="745B5806" w14:textId="77777777" w:rsidR="0060684A" w:rsidRPr="00F0601E" w:rsidRDefault="00ED5BB6" w:rsidP="0060684A">
      <w:pPr>
        <w:rPr>
          <w:rFonts w:eastAsia="PMingLiU"/>
          <w:lang w:eastAsia="zh-TW"/>
        </w:rPr>
      </w:pPr>
      <w:r w:rsidRPr="00F0601E">
        <w:rPr>
          <w:rFonts w:eastAsia="PMingLiU" w:hint="eastAsia"/>
          <w:lang w:eastAsia="zh-TW"/>
        </w:rPr>
        <w:t>We</w:t>
      </w:r>
      <w:r w:rsidRPr="00F0601E">
        <w:rPr>
          <w:rFonts w:eastAsia="PMingLiU"/>
          <w:lang w:eastAsia="zh-TW"/>
        </w:rPr>
        <w:t xml:space="preserve"> are going to apply the following machine learning models.</w:t>
      </w:r>
    </w:p>
    <w:p w14:paraId="6F4CDAA2" w14:textId="77777777" w:rsidR="00ED5BB6" w:rsidRPr="00F0601E" w:rsidRDefault="00ED5BB6" w:rsidP="002D4C26">
      <w:pPr>
        <w:pStyle w:val="ColorfulList-Accent11"/>
        <w:numPr>
          <w:ilvl w:val="3"/>
          <w:numId w:val="42"/>
        </w:numPr>
        <w:ind w:leftChars="0" w:left="426" w:hanging="426"/>
        <w:rPr>
          <w:rFonts w:eastAsia="PMingLiU"/>
          <w:lang w:eastAsia="zh-TW"/>
        </w:rPr>
      </w:pPr>
      <w:r w:rsidRPr="00F0601E">
        <w:rPr>
          <w:rFonts w:eastAsia="PMingLiU"/>
          <w:lang w:eastAsia="zh-TW"/>
        </w:rPr>
        <w:t xml:space="preserve">Light </w:t>
      </w:r>
      <w:r w:rsidR="006B4A5F" w:rsidRPr="00F0601E">
        <w:rPr>
          <w:rFonts w:eastAsia="PMingLiU"/>
          <w:lang w:eastAsia="zh-TW"/>
        </w:rPr>
        <w:t>g</w:t>
      </w:r>
      <w:r w:rsidRPr="00F0601E">
        <w:rPr>
          <w:rFonts w:eastAsia="PMingLiU"/>
          <w:lang w:eastAsia="zh-TW"/>
        </w:rPr>
        <w:t xml:space="preserve">radient </w:t>
      </w:r>
      <w:r w:rsidR="006B4A5F" w:rsidRPr="00F0601E">
        <w:rPr>
          <w:rFonts w:eastAsia="PMingLiU"/>
          <w:lang w:eastAsia="zh-TW"/>
        </w:rPr>
        <w:t>b</w:t>
      </w:r>
      <w:r w:rsidRPr="00F0601E">
        <w:rPr>
          <w:rFonts w:eastAsia="PMingLiU"/>
          <w:lang w:eastAsia="zh-TW"/>
        </w:rPr>
        <w:t xml:space="preserve">oosted </w:t>
      </w:r>
      <w:r w:rsidR="006B4A5F" w:rsidRPr="00F0601E">
        <w:rPr>
          <w:rFonts w:eastAsia="PMingLiU"/>
          <w:lang w:eastAsia="zh-TW"/>
        </w:rPr>
        <w:t>m</w:t>
      </w:r>
      <w:r w:rsidRPr="00F0601E">
        <w:rPr>
          <w:rFonts w:eastAsia="PMingLiU"/>
          <w:lang w:eastAsia="zh-TW"/>
        </w:rPr>
        <w:t>achine</w:t>
      </w:r>
    </w:p>
    <w:p w14:paraId="726C6DD0" w14:textId="77777777" w:rsidR="00ED5BB6" w:rsidRPr="00F0601E" w:rsidRDefault="00ED5BB6" w:rsidP="002D4C26">
      <w:pPr>
        <w:pStyle w:val="ColorfulList-Accent11"/>
        <w:numPr>
          <w:ilvl w:val="3"/>
          <w:numId w:val="42"/>
        </w:numPr>
        <w:ind w:leftChars="0" w:left="426" w:hanging="426"/>
        <w:rPr>
          <w:rFonts w:eastAsia="PMingLiU"/>
          <w:lang w:eastAsia="zh-TW"/>
        </w:rPr>
      </w:pPr>
      <w:r w:rsidRPr="00F0601E">
        <w:rPr>
          <w:rFonts w:eastAsia="PMingLiU"/>
          <w:lang w:eastAsia="zh-TW"/>
        </w:rPr>
        <w:t xml:space="preserve">Extreme </w:t>
      </w:r>
      <w:r w:rsidR="006B4A5F" w:rsidRPr="00F0601E">
        <w:rPr>
          <w:rFonts w:eastAsia="PMingLiU"/>
          <w:lang w:eastAsia="zh-TW"/>
        </w:rPr>
        <w:t>g</w:t>
      </w:r>
      <w:r w:rsidRPr="00F0601E">
        <w:rPr>
          <w:rFonts w:eastAsia="PMingLiU"/>
          <w:lang w:eastAsia="zh-TW"/>
        </w:rPr>
        <w:t xml:space="preserve">radient </w:t>
      </w:r>
      <w:r w:rsidR="006B4A5F" w:rsidRPr="00F0601E">
        <w:rPr>
          <w:rFonts w:eastAsia="PMingLiU"/>
          <w:lang w:eastAsia="zh-TW"/>
        </w:rPr>
        <w:t>b</w:t>
      </w:r>
      <w:r w:rsidRPr="00F0601E">
        <w:rPr>
          <w:rFonts w:eastAsia="PMingLiU"/>
          <w:lang w:eastAsia="zh-TW"/>
        </w:rPr>
        <w:t>oosting</w:t>
      </w:r>
    </w:p>
    <w:p w14:paraId="44BDB33B" w14:textId="77777777" w:rsidR="006B4A5F" w:rsidRPr="00F0601E" w:rsidRDefault="006B4A5F" w:rsidP="002D4C26">
      <w:pPr>
        <w:pStyle w:val="ColorfulList-Accent11"/>
        <w:numPr>
          <w:ilvl w:val="3"/>
          <w:numId w:val="42"/>
        </w:numPr>
        <w:ind w:leftChars="0" w:left="426" w:hanging="426"/>
        <w:rPr>
          <w:rFonts w:eastAsia="PMingLiU"/>
          <w:lang w:eastAsia="zh-TW"/>
        </w:rPr>
      </w:pPr>
      <w:r w:rsidRPr="00F0601E">
        <w:rPr>
          <w:rFonts w:eastAsia="PMingLiU"/>
          <w:lang w:eastAsia="zh-TW"/>
        </w:rPr>
        <w:t>Random forest</w:t>
      </w:r>
    </w:p>
    <w:p w14:paraId="3C91C336" w14:textId="77777777" w:rsidR="006B4A5F" w:rsidRPr="00F0601E" w:rsidRDefault="006B4A5F" w:rsidP="002D4C26">
      <w:pPr>
        <w:pStyle w:val="ColorfulList-Accent11"/>
        <w:numPr>
          <w:ilvl w:val="3"/>
          <w:numId w:val="42"/>
        </w:numPr>
        <w:ind w:leftChars="0" w:left="426" w:hanging="426"/>
        <w:rPr>
          <w:rFonts w:eastAsia="PMingLiU"/>
          <w:lang w:eastAsia="zh-TW"/>
        </w:rPr>
      </w:pPr>
      <w:r w:rsidRPr="00F0601E">
        <w:rPr>
          <w:rFonts w:eastAsia="PMingLiU"/>
          <w:lang w:eastAsia="zh-TW"/>
        </w:rPr>
        <w:t>Random forest with features pre-selected by another Random Forest</w:t>
      </w:r>
    </w:p>
    <w:p w14:paraId="3EFAD438" w14:textId="77777777" w:rsidR="006B4A5F" w:rsidRPr="00F0601E" w:rsidRDefault="006B4A5F" w:rsidP="002D4C26">
      <w:pPr>
        <w:pStyle w:val="ColorfulList-Accent11"/>
        <w:numPr>
          <w:ilvl w:val="3"/>
          <w:numId w:val="42"/>
        </w:numPr>
        <w:ind w:leftChars="0" w:left="426" w:hanging="426"/>
        <w:rPr>
          <w:rFonts w:eastAsia="PMingLiU"/>
          <w:lang w:eastAsia="zh-TW"/>
        </w:rPr>
      </w:pPr>
      <w:r w:rsidRPr="00F0601E">
        <w:rPr>
          <w:rFonts w:eastAsia="PMingLiU"/>
          <w:lang w:eastAsia="zh-TW"/>
        </w:rPr>
        <w:t>Random forest with 4 principal components from the features</w:t>
      </w:r>
    </w:p>
    <w:p w14:paraId="37AC4DDF" w14:textId="77777777" w:rsidR="006B4A5F" w:rsidRPr="00F0601E" w:rsidRDefault="006B4A5F" w:rsidP="002D4C26">
      <w:pPr>
        <w:pStyle w:val="ColorfulList-Accent11"/>
        <w:numPr>
          <w:ilvl w:val="3"/>
          <w:numId w:val="42"/>
        </w:numPr>
        <w:ind w:leftChars="0" w:left="426" w:hanging="426"/>
        <w:rPr>
          <w:rFonts w:eastAsia="PMingLiU"/>
          <w:lang w:eastAsia="zh-TW"/>
        </w:rPr>
      </w:pPr>
      <w:r w:rsidRPr="00F0601E">
        <w:rPr>
          <w:rFonts w:eastAsia="PMingLiU"/>
          <w:lang w:eastAsia="zh-TW"/>
        </w:rPr>
        <w:t>Extremely randomized trees</w:t>
      </w:r>
    </w:p>
    <w:p w14:paraId="68344292" w14:textId="77777777" w:rsidR="006B4A5F" w:rsidRPr="00F0601E" w:rsidRDefault="006B4A5F" w:rsidP="002D4C26">
      <w:pPr>
        <w:pStyle w:val="ColorfulList-Accent11"/>
        <w:numPr>
          <w:ilvl w:val="3"/>
          <w:numId w:val="42"/>
        </w:numPr>
        <w:ind w:leftChars="0" w:left="426" w:hanging="426"/>
        <w:rPr>
          <w:rFonts w:eastAsia="PMingLiU"/>
          <w:lang w:eastAsia="zh-TW"/>
        </w:rPr>
      </w:pPr>
      <w:r w:rsidRPr="00F0601E">
        <w:rPr>
          <w:rFonts w:eastAsia="PMingLiU"/>
          <w:lang w:eastAsia="zh-TW"/>
        </w:rPr>
        <w:t>Adaptive boosting</w:t>
      </w:r>
    </w:p>
    <w:p w14:paraId="37EABDB8" w14:textId="77777777" w:rsidR="006B4A5F" w:rsidRPr="00F0601E" w:rsidRDefault="006B4A5F" w:rsidP="002D4C26">
      <w:pPr>
        <w:pStyle w:val="ColorfulList-Accent11"/>
        <w:numPr>
          <w:ilvl w:val="3"/>
          <w:numId w:val="42"/>
        </w:numPr>
        <w:ind w:leftChars="0" w:left="426" w:hanging="426"/>
        <w:rPr>
          <w:rFonts w:eastAsia="PMingLiU"/>
          <w:lang w:eastAsia="zh-TW"/>
        </w:rPr>
      </w:pPr>
      <w:r w:rsidRPr="00F0601E">
        <w:rPr>
          <w:rFonts w:eastAsia="PMingLiU" w:hint="eastAsia"/>
          <w:lang w:eastAsia="zh-TW"/>
        </w:rPr>
        <w:t>Lo</w:t>
      </w:r>
      <w:r w:rsidRPr="00F0601E">
        <w:rPr>
          <w:rFonts w:eastAsia="PMingLiU"/>
          <w:lang w:eastAsia="zh-TW"/>
        </w:rPr>
        <w:t>gistic regression with 4 principal components from the features</w:t>
      </w:r>
    </w:p>
    <w:p w14:paraId="437D1E26" w14:textId="77777777" w:rsidR="006B4A5F" w:rsidRPr="00F0601E" w:rsidRDefault="006B4A5F" w:rsidP="002D4C26">
      <w:pPr>
        <w:pStyle w:val="ColorfulList-Accent11"/>
        <w:numPr>
          <w:ilvl w:val="3"/>
          <w:numId w:val="42"/>
        </w:numPr>
        <w:ind w:leftChars="0" w:left="426" w:hanging="426"/>
        <w:rPr>
          <w:rFonts w:eastAsia="PMingLiU"/>
          <w:lang w:eastAsia="zh-TW"/>
        </w:rPr>
      </w:pPr>
      <w:r w:rsidRPr="00F0601E">
        <w:rPr>
          <w:rFonts w:eastAsia="PMingLiU"/>
          <w:lang w:eastAsia="zh-TW"/>
        </w:rPr>
        <w:t>Support vector machine</w:t>
      </w:r>
    </w:p>
    <w:p w14:paraId="31FA7DA2" w14:textId="77777777" w:rsidR="006B4A5F" w:rsidRPr="00F0601E" w:rsidRDefault="006B4A5F" w:rsidP="002D4C26">
      <w:pPr>
        <w:pStyle w:val="ColorfulList-Accent11"/>
        <w:numPr>
          <w:ilvl w:val="3"/>
          <w:numId w:val="42"/>
        </w:numPr>
        <w:ind w:leftChars="0" w:left="426" w:hanging="426"/>
        <w:rPr>
          <w:rFonts w:eastAsia="PMingLiU"/>
          <w:lang w:eastAsia="zh-TW"/>
        </w:rPr>
      </w:pPr>
      <w:r w:rsidRPr="00F0601E">
        <w:rPr>
          <w:rFonts w:eastAsia="PMingLiU"/>
          <w:lang w:eastAsia="zh-TW"/>
        </w:rPr>
        <w:t>Support vector machine with 4 principal components from the features</w:t>
      </w:r>
    </w:p>
    <w:p w14:paraId="71B283EB" w14:textId="77777777" w:rsidR="006B4A5F" w:rsidRPr="00F0601E" w:rsidRDefault="006B4A5F" w:rsidP="002D4C26">
      <w:pPr>
        <w:pStyle w:val="ColorfulList-Accent11"/>
        <w:numPr>
          <w:ilvl w:val="3"/>
          <w:numId w:val="42"/>
        </w:numPr>
        <w:ind w:leftChars="0" w:left="426" w:hanging="426"/>
        <w:rPr>
          <w:rFonts w:eastAsia="PMingLiU"/>
          <w:lang w:eastAsia="zh-TW"/>
        </w:rPr>
      </w:pPr>
      <w:r w:rsidRPr="00F0601E">
        <w:rPr>
          <w:rFonts w:eastAsia="PMingLiU"/>
          <w:lang w:eastAsia="zh-TW"/>
        </w:rPr>
        <w:t xml:space="preserve">Support vector machine with </w:t>
      </w:r>
      <w:r w:rsidRPr="00F0601E">
        <w:rPr>
          <w:rFonts w:eastAsia="PMingLiU" w:hint="eastAsia"/>
          <w:lang w:eastAsia="zh-TW"/>
        </w:rPr>
        <w:t>20</w:t>
      </w:r>
      <w:r w:rsidRPr="00F0601E">
        <w:rPr>
          <w:rFonts w:eastAsia="PMingLiU"/>
          <w:lang w:eastAsia="zh-TW"/>
        </w:rPr>
        <w:t xml:space="preserve"> principal components from the features</w:t>
      </w:r>
    </w:p>
    <w:p w14:paraId="687BC6EE" w14:textId="77777777" w:rsidR="006B4A5F" w:rsidRPr="00F0601E" w:rsidRDefault="006B4A5F" w:rsidP="002D4C26">
      <w:pPr>
        <w:pStyle w:val="ColorfulList-Accent11"/>
        <w:numPr>
          <w:ilvl w:val="3"/>
          <w:numId w:val="42"/>
        </w:numPr>
        <w:ind w:leftChars="0" w:left="426" w:hanging="426"/>
        <w:rPr>
          <w:rFonts w:eastAsia="PMingLiU"/>
          <w:lang w:eastAsia="zh-TW"/>
        </w:rPr>
      </w:pPr>
      <w:r w:rsidRPr="00F0601E">
        <w:rPr>
          <w:rFonts w:eastAsia="PMingLiU"/>
          <w:lang w:eastAsia="zh-TW"/>
        </w:rPr>
        <w:t>Naïve Bayes</w:t>
      </w:r>
    </w:p>
    <w:p w14:paraId="6F8B7C56" w14:textId="2184F03C" w:rsidR="006B4A5F" w:rsidRDefault="006B4A5F" w:rsidP="002D4C26">
      <w:pPr>
        <w:pStyle w:val="ColorfulList-Accent11"/>
        <w:numPr>
          <w:ilvl w:val="3"/>
          <w:numId w:val="42"/>
        </w:numPr>
        <w:ind w:leftChars="0" w:left="426" w:hanging="426"/>
        <w:rPr>
          <w:rFonts w:eastAsia="PMingLiU"/>
          <w:lang w:eastAsia="zh-TW"/>
        </w:rPr>
      </w:pPr>
      <w:r w:rsidRPr="00F0601E">
        <w:rPr>
          <w:rFonts w:eastAsia="PMingLiU"/>
          <w:lang w:eastAsia="zh-TW"/>
        </w:rPr>
        <w:t>Naïve Bayes</w:t>
      </w:r>
      <w:r w:rsidR="008E5AE6" w:rsidRPr="00F0601E">
        <w:rPr>
          <w:rFonts w:eastAsia="PMingLiU"/>
          <w:lang w:eastAsia="zh-TW"/>
        </w:rPr>
        <w:t xml:space="preserve"> with 6 principal components from the features</w:t>
      </w:r>
    </w:p>
    <w:p w14:paraId="0400F6B5" w14:textId="15D8CE43" w:rsidR="00CC6529" w:rsidRPr="00F0601E" w:rsidRDefault="00754817" w:rsidP="002D4C26">
      <w:pPr>
        <w:pStyle w:val="ColorfulList-Accent11"/>
        <w:numPr>
          <w:ilvl w:val="3"/>
          <w:numId w:val="42"/>
        </w:numPr>
        <w:ind w:leftChars="0" w:left="426" w:hanging="426"/>
        <w:rPr>
          <w:rFonts w:eastAsia="PMingLiU"/>
          <w:lang w:eastAsia="zh-TW"/>
        </w:rPr>
      </w:pPr>
      <w:r>
        <w:rPr>
          <w:rFonts w:eastAsia="PMingLiU"/>
          <w:lang w:eastAsia="zh-TW"/>
        </w:rPr>
        <w:t>Soft v</w:t>
      </w:r>
      <w:r w:rsidR="00CC6529">
        <w:rPr>
          <w:rFonts w:eastAsia="PMingLiU" w:hint="eastAsia"/>
          <w:lang w:eastAsia="zh-TW"/>
        </w:rPr>
        <w:t>o</w:t>
      </w:r>
      <w:r w:rsidR="00CC6529">
        <w:rPr>
          <w:rFonts w:eastAsia="PMingLiU"/>
          <w:lang w:eastAsia="zh-TW"/>
        </w:rPr>
        <w:t>ting</w:t>
      </w:r>
      <w:r w:rsidR="005D6129">
        <w:rPr>
          <w:rFonts w:eastAsia="PMingLiU"/>
          <w:lang w:eastAsia="zh-TW"/>
        </w:rPr>
        <w:t xml:space="preserve"> with </w:t>
      </w:r>
      <w:r w:rsidR="005D6129">
        <w:rPr>
          <w:rFonts w:eastAsia="PMingLiU" w:hint="eastAsia"/>
          <w:lang w:eastAsia="zh-TW"/>
        </w:rPr>
        <w:t>(3),</w:t>
      </w:r>
      <w:r w:rsidR="005D6129">
        <w:rPr>
          <w:rFonts w:eastAsia="PMingLiU"/>
          <w:lang w:eastAsia="zh-TW"/>
        </w:rPr>
        <w:t xml:space="preserve"> </w:t>
      </w:r>
      <w:r w:rsidR="005D6129">
        <w:rPr>
          <w:rFonts w:eastAsia="PMingLiU" w:hint="eastAsia"/>
          <w:lang w:eastAsia="zh-TW"/>
        </w:rPr>
        <w:t>(6),</w:t>
      </w:r>
      <w:r w:rsidR="005D6129">
        <w:rPr>
          <w:rFonts w:eastAsia="PMingLiU"/>
          <w:lang w:eastAsia="zh-TW"/>
        </w:rPr>
        <w:t xml:space="preserve"> </w:t>
      </w:r>
      <w:r w:rsidR="005D6129">
        <w:rPr>
          <w:rFonts w:eastAsia="PMingLiU" w:hint="eastAsia"/>
          <w:lang w:eastAsia="zh-TW"/>
        </w:rPr>
        <w:t>(8)</w:t>
      </w:r>
      <w:r w:rsidR="005D6129">
        <w:rPr>
          <w:rFonts w:eastAsia="PMingLiU"/>
          <w:lang w:eastAsia="zh-TW"/>
        </w:rPr>
        <w:t xml:space="preserve"> </w:t>
      </w:r>
      <w:r w:rsidR="005D6129">
        <w:rPr>
          <w:rFonts w:eastAsia="PMingLiU" w:hint="eastAsia"/>
          <w:lang w:eastAsia="zh-TW"/>
        </w:rPr>
        <w:t>a</w:t>
      </w:r>
      <w:r w:rsidR="005D6129">
        <w:rPr>
          <w:rFonts w:eastAsia="PMingLiU"/>
          <w:lang w:eastAsia="zh-TW"/>
        </w:rPr>
        <w:t>nd (10) above.</w:t>
      </w:r>
    </w:p>
    <w:p w14:paraId="5F0291AE" w14:textId="77777777" w:rsidR="00422E38" w:rsidRPr="00150630" w:rsidRDefault="00422E38" w:rsidP="009B3598">
      <w:pPr>
        <w:pStyle w:val="Heading2"/>
      </w:pPr>
      <w:r w:rsidRPr="00150630">
        <w:t>Desired outcomes</w:t>
      </w:r>
    </w:p>
    <w:p w14:paraId="009B9A47" w14:textId="5E97C5BC" w:rsidR="002771A2" w:rsidRPr="00150630" w:rsidRDefault="002771A2" w:rsidP="002771A2">
      <w:pPr>
        <w:rPr>
          <w:lang w:eastAsia="zh-TW"/>
        </w:rPr>
      </w:pPr>
      <w:r w:rsidRPr="00150630">
        <w:rPr>
          <w:lang w:eastAsia="zh-TW"/>
        </w:rPr>
        <w:lastRenderedPageBreak/>
        <w:t>Desired outcome for this paper is to identify a profitable trading strategy in G10 currencies.</w:t>
      </w:r>
      <w:r w:rsidR="00927587">
        <w:rPr>
          <w:lang w:eastAsia="zh-TW"/>
        </w:rPr>
        <w:t xml:space="preserve"> The following are the way we select our machine learning model for training phase, validation phase and testing phase.</w:t>
      </w:r>
    </w:p>
    <w:p w14:paraId="6C7A5601" w14:textId="77777777" w:rsidR="002771A2" w:rsidRPr="00150630" w:rsidRDefault="002771A2" w:rsidP="00A87D82">
      <w:pPr>
        <w:pStyle w:val="Heading3"/>
      </w:pPr>
      <w:r w:rsidRPr="00150630">
        <w:t xml:space="preserve">Training </w:t>
      </w:r>
      <w:r w:rsidR="00927587">
        <w:t>phase</w:t>
      </w:r>
    </w:p>
    <w:p w14:paraId="2C4257C1" w14:textId="7F89A837" w:rsidR="00417AA5" w:rsidRDefault="00417AA5" w:rsidP="00E205D4">
      <w:pPr>
        <w:rPr>
          <w:lang w:eastAsia="zh-TW"/>
        </w:rPr>
      </w:pPr>
      <w:r w:rsidRPr="00150630">
        <w:rPr>
          <w:rFonts w:hint="eastAsia"/>
          <w:lang w:eastAsia="zh-TW"/>
        </w:rPr>
        <w:t>In</w:t>
      </w:r>
      <w:r w:rsidRPr="00150630">
        <w:rPr>
          <w:lang w:eastAsia="zh-TW"/>
        </w:rPr>
        <w:t xml:space="preserve"> training set</w:t>
      </w:r>
      <w:r>
        <w:rPr>
          <w:lang w:eastAsia="zh-TW"/>
        </w:rPr>
        <w:t xml:space="preserve"> we are going to identify the models with relative high accuracy under cross validation, together with higher returns, lower </w:t>
      </w:r>
      <w:r w:rsidR="00E93C21">
        <w:rPr>
          <w:lang w:eastAsia="zh-TW"/>
        </w:rPr>
        <w:t xml:space="preserve">volatilities </w:t>
      </w:r>
      <w:r>
        <w:rPr>
          <w:lang w:eastAsia="zh-TW"/>
        </w:rPr>
        <w:t>and higher Sharp</w:t>
      </w:r>
      <w:r w:rsidR="002650A3">
        <w:rPr>
          <w:lang w:eastAsia="zh-TW"/>
        </w:rPr>
        <w:t>e</w:t>
      </w:r>
      <w:r>
        <w:rPr>
          <w:lang w:eastAsia="zh-TW"/>
        </w:rPr>
        <w:t xml:space="preserve"> ratio, which is defined as annualized return using 25</w:t>
      </w:r>
      <w:r w:rsidR="007727DC">
        <w:rPr>
          <w:lang w:eastAsia="zh-TW"/>
        </w:rPr>
        <w:t>2</w:t>
      </w:r>
      <w:r>
        <w:rPr>
          <w:lang w:eastAsia="zh-TW"/>
        </w:rPr>
        <w:t xml:space="preserve"> trading days a year divided by annualized volatility using the square root of time rule by 25</w:t>
      </w:r>
      <w:r w:rsidR="007727DC">
        <w:rPr>
          <w:lang w:eastAsia="zh-TW"/>
        </w:rPr>
        <w:t>2</w:t>
      </w:r>
      <w:r>
        <w:rPr>
          <w:lang w:eastAsia="zh-TW"/>
        </w:rPr>
        <w:t xml:space="preserve"> trading days a year.</w:t>
      </w:r>
    </w:p>
    <w:p w14:paraId="63EF9AEB" w14:textId="77777777" w:rsidR="00E93C21" w:rsidRPr="00837849" w:rsidRDefault="00E93C21" w:rsidP="00A87D82">
      <w:pPr>
        <w:pStyle w:val="Heading3"/>
      </w:pPr>
      <w:r>
        <w:t xml:space="preserve">Testing </w:t>
      </w:r>
      <w:r w:rsidR="00927587">
        <w:t>phase</w:t>
      </w:r>
    </w:p>
    <w:p w14:paraId="7A172334" w14:textId="55453320" w:rsidR="00BC6135" w:rsidRPr="00150630" w:rsidRDefault="00E93C21" w:rsidP="00E205D4">
      <w:pPr>
        <w:rPr>
          <w:lang w:eastAsia="zh-TW"/>
        </w:rPr>
      </w:pPr>
      <w:r w:rsidRPr="00837849">
        <w:rPr>
          <w:rFonts w:hint="eastAsia"/>
          <w:lang w:eastAsia="zh-TW"/>
        </w:rPr>
        <w:t>In</w:t>
      </w:r>
      <w:r w:rsidRPr="00837849">
        <w:rPr>
          <w:lang w:eastAsia="zh-TW"/>
        </w:rPr>
        <w:t xml:space="preserve"> </w:t>
      </w:r>
      <w:r>
        <w:rPr>
          <w:lang w:eastAsia="zh-TW"/>
        </w:rPr>
        <w:t xml:space="preserve">testing set we are going to again look at trained model performance using validation set data </w:t>
      </w:r>
      <w:r w:rsidR="002B030A">
        <w:rPr>
          <w:lang w:eastAsia="zh-TW"/>
        </w:rPr>
        <w:t xml:space="preserve">with the model identified in validation stage and </w:t>
      </w:r>
      <w:r w:rsidR="007346E8">
        <w:rPr>
          <w:lang w:eastAsia="zh-TW"/>
        </w:rPr>
        <w:t>examined</w:t>
      </w:r>
      <w:r w:rsidR="002B030A">
        <w:rPr>
          <w:lang w:eastAsia="zh-TW"/>
        </w:rPr>
        <w:t xml:space="preserve"> by </w:t>
      </w:r>
      <w:r>
        <w:rPr>
          <w:lang w:eastAsia="zh-TW"/>
        </w:rPr>
        <w:t>testing set data by using returns, volatilities and Sharpe ratio to see if the performance persist</w:t>
      </w:r>
      <w:r w:rsidR="00137219">
        <w:rPr>
          <w:lang w:eastAsia="zh-TW"/>
        </w:rPr>
        <w:t>s</w:t>
      </w:r>
      <w:r w:rsidR="001A31BF">
        <w:rPr>
          <w:lang w:eastAsia="zh-TW"/>
        </w:rPr>
        <w:t xml:space="preserve"> in out-sample testing.</w:t>
      </w:r>
    </w:p>
    <w:p w14:paraId="636FECC3" w14:textId="77777777" w:rsidR="00422E38" w:rsidRDefault="00422E38" w:rsidP="009B3598">
      <w:pPr>
        <w:pStyle w:val="Heading2"/>
      </w:pPr>
      <w:r>
        <w:t>Intended working plan</w:t>
      </w:r>
    </w:p>
    <w:p w14:paraId="57DAE8C1" w14:textId="77777777" w:rsidR="00E205D4" w:rsidRDefault="00E205D4" w:rsidP="00E205D4">
      <w:r>
        <w:t>We are going to split our work within the three weeks of developing our methodology as follows:</w:t>
      </w:r>
    </w:p>
    <w:p w14:paraId="04200DE2" w14:textId="77777777" w:rsidR="00E205D4" w:rsidRDefault="00E205D4" w:rsidP="00484039">
      <w:pPr>
        <w:spacing w:after="0" w:line="257" w:lineRule="auto"/>
      </w:pPr>
      <w:r w:rsidRPr="00E205D4">
        <w:rPr>
          <w:b/>
          <w:bCs/>
        </w:rPr>
        <w:t>Step 1:</w:t>
      </w:r>
      <w:r w:rsidRPr="00F86B59">
        <w:t xml:space="preserve"> </w:t>
      </w:r>
      <w:r>
        <w:t>Gather Data – Week 1</w:t>
      </w:r>
    </w:p>
    <w:p w14:paraId="5CC13B71" w14:textId="77777777" w:rsidR="00E205D4" w:rsidRDefault="00E205D4" w:rsidP="00484039">
      <w:pPr>
        <w:spacing w:after="0" w:line="257" w:lineRule="auto"/>
      </w:pPr>
      <w:r w:rsidRPr="00E205D4">
        <w:rPr>
          <w:b/>
          <w:bCs/>
        </w:rPr>
        <w:t>Step 2:</w:t>
      </w:r>
      <w:r w:rsidRPr="00F86B59">
        <w:t xml:space="preserve"> </w:t>
      </w:r>
      <w:r>
        <w:t>Explore Your Data – Week 1</w:t>
      </w:r>
    </w:p>
    <w:p w14:paraId="7C123B8F" w14:textId="77777777" w:rsidR="00E205D4" w:rsidRDefault="00E205D4" w:rsidP="00484039">
      <w:pPr>
        <w:spacing w:after="0" w:line="257" w:lineRule="auto"/>
      </w:pPr>
      <w:r w:rsidRPr="00E205D4">
        <w:rPr>
          <w:b/>
          <w:bCs/>
        </w:rPr>
        <w:t>Step 2.5:</w:t>
      </w:r>
      <w:r w:rsidRPr="00F86B59">
        <w:t xml:space="preserve"> </w:t>
      </w:r>
      <w:r>
        <w:t>Choose a Model – Week 1</w:t>
      </w:r>
    </w:p>
    <w:p w14:paraId="6283D129" w14:textId="77777777" w:rsidR="00E205D4" w:rsidRDefault="00E205D4" w:rsidP="00484039">
      <w:pPr>
        <w:spacing w:after="0" w:line="257" w:lineRule="auto"/>
      </w:pPr>
      <w:r w:rsidRPr="00E205D4">
        <w:rPr>
          <w:b/>
          <w:bCs/>
        </w:rPr>
        <w:t>Step 3:</w:t>
      </w:r>
      <w:r w:rsidRPr="00F86B59">
        <w:t xml:space="preserve"> </w:t>
      </w:r>
      <w:r>
        <w:t>Prepare Your Data – Week 1</w:t>
      </w:r>
    </w:p>
    <w:p w14:paraId="75FC079B" w14:textId="77777777" w:rsidR="00E205D4" w:rsidRDefault="00E205D4" w:rsidP="00484039">
      <w:pPr>
        <w:spacing w:after="0" w:line="257" w:lineRule="auto"/>
      </w:pPr>
      <w:r w:rsidRPr="00E205D4">
        <w:rPr>
          <w:b/>
          <w:bCs/>
        </w:rPr>
        <w:t>Step 4:</w:t>
      </w:r>
      <w:r>
        <w:t xml:space="preserve"> Build, Train and Evaluate Your Model – Week 2/3</w:t>
      </w:r>
    </w:p>
    <w:p w14:paraId="60BCACDC" w14:textId="77777777" w:rsidR="00E205D4" w:rsidRDefault="00E205D4" w:rsidP="00484039">
      <w:pPr>
        <w:spacing w:after="0" w:line="257" w:lineRule="auto"/>
      </w:pPr>
      <w:r w:rsidRPr="00E205D4">
        <w:rPr>
          <w:b/>
          <w:bCs/>
        </w:rPr>
        <w:t>Step 5:</w:t>
      </w:r>
      <w:r>
        <w:t xml:space="preserve"> Tune Hyperparameters – Week 2/3</w:t>
      </w:r>
    </w:p>
    <w:p w14:paraId="41404EF6" w14:textId="77777777" w:rsidR="00E205D4" w:rsidRDefault="00E205D4" w:rsidP="00484039">
      <w:pPr>
        <w:spacing w:after="0" w:line="257" w:lineRule="auto"/>
      </w:pPr>
      <w:r w:rsidRPr="00E205D4">
        <w:rPr>
          <w:b/>
          <w:bCs/>
        </w:rPr>
        <w:t>Step 6:</w:t>
      </w:r>
      <w:r w:rsidRPr="00F86B59">
        <w:t xml:space="preserve"> </w:t>
      </w:r>
      <w:r>
        <w:t>Deploy Your Model – Week 3</w:t>
      </w:r>
    </w:p>
    <w:p w14:paraId="5B220171" w14:textId="77777777" w:rsidR="00DD232F" w:rsidRDefault="0006631B" w:rsidP="00484039">
      <w:pPr>
        <w:spacing w:before="160" w:after="0" w:line="257" w:lineRule="auto"/>
      </w:pPr>
      <w:r w:rsidRPr="0006631B">
        <w:t>The below diagram outlines how we conducted our research study:</w:t>
      </w:r>
    </w:p>
    <w:p w14:paraId="429E303B" w14:textId="77777777" w:rsidR="00DD232F" w:rsidRDefault="00DD232F" w:rsidP="00484039">
      <w:pPr>
        <w:spacing w:before="160" w:after="0" w:line="257" w:lineRule="auto"/>
      </w:pPr>
    </w:p>
    <w:p w14:paraId="49AD1BA7" w14:textId="0873FF98" w:rsidR="00702E53" w:rsidRDefault="00DD232F" w:rsidP="00150630">
      <w:pPr>
        <w:pStyle w:val="Caption"/>
      </w:pPr>
      <w:r>
        <w:t xml:space="preserve">Figure </w:t>
      </w:r>
      <w:fldSimple w:instr=" SEQ Figure \* ARABIC ">
        <w:r w:rsidR="008E792A">
          <w:rPr>
            <w:noProof/>
          </w:rPr>
          <w:t>4</w:t>
        </w:r>
      </w:fldSimple>
      <w:r>
        <w:t xml:space="preserve"> Development Plan</w:t>
      </w:r>
      <w:r w:rsidR="00702E53">
        <w:br w:type="page"/>
      </w:r>
    </w:p>
    <w:p w14:paraId="110AB5CE" w14:textId="2E3E04EB" w:rsidR="00702E53" w:rsidRDefault="00573911" w:rsidP="008233E7">
      <w:r>
        <w:rPr>
          <w:noProof/>
        </w:rPr>
        <w:lastRenderedPageBreak/>
        <mc:AlternateContent>
          <mc:Choice Requires="wpg">
            <w:drawing>
              <wp:inline distT="0" distB="0" distL="0" distR="0" wp14:anchorId="55CD3A63" wp14:editId="73756FB3">
                <wp:extent cx="4991100" cy="6417616"/>
                <wp:effectExtent l="0" t="0" r="19050" b="21590"/>
                <wp:docPr id="46" name="群組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1100" cy="6417616"/>
                          <a:chOff x="0" y="0"/>
                          <a:chExt cx="63140" cy="54981"/>
                        </a:xfrm>
                      </wpg:grpSpPr>
                      <wps:wsp>
                        <wps:cNvPr id="52" name="矩形 2"/>
                        <wps:cNvSpPr>
                          <a:spLocks noChangeArrowheads="1"/>
                        </wps:cNvSpPr>
                        <wps:spPr bwMode="auto">
                          <a:xfrm>
                            <a:off x="4224" y="0"/>
                            <a:ext cx="58834" cy="28199"/>
                          </a:xfrm>
                          <a:prstGeom prst="rect">
                            <a:avLst/>
                          </a:prstGeom>
                          <a:noFill/>
                          <a:ln w="12700">
                            <a:solidFill>
                              <a:srgbClr val="41719C"/>
                            </a:solidFill>
                            <a:miter lim="800000"/>
                            <a:headEnd/>
                            <a:tailEnd/>
                          </a:ln>
                          <a:extLst>
                            <a:ext uri="{909E8E84-426E-40DD-AFC4-6F175D3DCCD1}">
                              <a14:hiddenFill xmlns:a14="http://schemas.microsoft.com/office/drawing/2010/main">
                                <a:solidFill>
                                  <a:srgbClr val="FFFFFF"/>
                                </a:solidFill>
                              </a14:hiddenFill>
                            </a:ext>
                          </a:extLst>
                        </wps:spPr>
                        <wps:bodyPr rot="0" vert="vert270" wrap="square" lIns="91440" tIns="45720" rIns="91440" bIns="45720" anchor="ctr" anchorCtr="0" upright="1">
                          <a:noAutofit/>
                        </wps:bodyPr>
                      </wps:wsp>
                      <wps:wsp>
                        <wps:cNvPr id="54" name="Text Box 28"/>
                        <wps:cNvSpPr txBox="1">
                          <a:spLocks noChangeArrowheads="1"/>
                        </wps:cNvSpPr>
                        <wps:spPr bwMode="auto">
                          <a:xfrm>
                            <a:off x="22164" y="1062"/>
                            <a:ext cx="21702" cy="3143"/>
                          </a:xfrm>
                          <a:prstGeom prst="rect">
                            <a:avLst/>
                          </a:prstGeom>
                          <a:solidFill>
                            <a:srgbClr val="FFFFFF"/>
                          </a:solidFill>
                          <a:ln w="6350">
                            <a:solidFill>
                              <a:srgbClr val="000000"/>
                            </a:solidFill>
                            <a:miter lim="800000"/>
                            <a:headEnd/>
                            <a:tailEnd/>
                          </a:ln>
                        </wps:spPr>
                        <wps:txbx>
                          <w:txbxContent>
                            <w:p w14:paraId="7E4AD852" w14:textId="77777777" w:rsidR="00715F36" w:rsidRPr="00660CCA" w:rsidRDefault="00715F36" w:rsidP="00E205D4">
                              <w:pPr>
                                <w:kinsoku w:val="0"/>
                                <w:overflowPunct w:val="0"/>
                                <w:jc w:val="center"/>
                                <w:textAlignment w:val="baseline"/>
                                <w:rPr>
                                  <w:sz w:val="16"/>
                                  <w:szCs w:val="16"/>
                                  <w:lang w:eastAsia="zh-HK"/>
                                </w:rPr>
                              </w:pPr>
                              <w:r w:rsidRPr="00F0601E">
                                <w:rPr>
                                  <w:rFonts w:ascii="Calibri" w:eastAsia="PMingLiU" w:hAnsi="Calibri" w:cs="Calibri"/>
                                  <w:kern w:val="24"/>
                                  <w:sz w:val="16"/>
                                  <w:szCs w:val="16"/>
                                  <w:lang w:val="en-ZA" w:eastAsia="zh-HK"/>
                                </w:rPr>
                                <w:t>Getting and cleaning the data</w:t>
                              </w:r>
                            </w:p>
                          </w:txbxContent>
                        </wps:txbx>
                        <wps:bodyPr rot="0" vert="horz" wrap="square" lIns="91440" tIns="45720" rIns="91440" bIns="45720" anchor="t" anchorCtr="0" upright="1">
                          <a:noAutofit/>
                        </wps:bodyPr>
                      </wps:wsp>
                      <wps:wsp>
                        <wps:cNvPr id="55" name="Text Box 27"/>
                        <wps:cNvSpPr txBox="1">
                          <a:spLocks noChangeArrowheads="1"/>
                        </wps:cNvSpPr>
                        <wps:spPr bwMode="auto">
                          <a:xfrm>
                            <a:off x="15100" y="6765"/>
                            <a:ext cx="16639" cy="4487"/>
                          </a:xfrm>
                          <a:prstGeom prst="rect">
                            <a:avLst/>
                          </a:prstGeom>
                          <a:solidFill>
                            <a:srgbClr val="FFFFFF"/>
                          </a:solidFill>
                          <a:ln w="6350">
                            <a:solidFill>
                              <a:srgbClr val="000000"/>
                            </a:solidFill>
                            <a:miter lim="800000"/>
                            <a:headEnd/>
                            <a:tailEnd/>
                          </a:ln>
                        </wps:spPr>
                        <wps:txbx>
                          <w:txbxContent>
                            <w:p w14:paraId="46FB1904" w14:textId="77777777" w:rsidR="00715F36" w:rsidRPr="00660CCA" w:rsidRDefault="00715F36" w:rsidP="00E205D4">
                              <w:pPr>
                                <w:kinsoku w:val="0"/>
                                <w:overflowPunct w:val="0"/>
                                <w:jc w:val="center"/>
                                <w:textAlignment w:val="baseline"/>
                                <w:rPr>
                                  <w:sz w:val="16"/>
                                  <w:szCs w:val="16"/>
                                  <w:lang w:eastAsia="zh-HK"/>
                                </w:rPr>
                              </w:pPr>
                              <w:r w:rsidRPr="00F0601E">
                                <w:rPr>
                                  <w:rFonts w:ascii="Calibri" w:eastAsia="PMingLiU" w:hAnsi="Calibri" w:cs="Calibri"/>
                                  <w:kern w:val="24"/>
                                  <w:sz w:val="16"/>
                                  <w:szCs w:val="16"/>
                                  <w:lang w:val="en-ZA" w:eastAsia="zh-HK"/>
                                </w:rPr>
                                <w:t>Currency Price Data Sampling (based on ticks)</w:t>
                              </w:r>
                            </w:p>
                          </w:txbxContent>
                        </wps:txbx>
                        <wps:bodyPr rot="0" vert="horz" wrap="square" lIns="91440" tIns="45720" rIns="91440" bIns="45720" anchor="ctr" anchorCtr="0" upright="1">
                          <a:noAutofit/>
                        </wps:bodyPr>
                      </wps:wsp>
                      <wps:wsp>
                        <wps:cNvPr id="56" name="Text Box 5"/>
                        <wps:cNvSpPr txBox="1">
                          <a:spLocks noChangeArrowheads="1"/>
                        </wps:cNvSpPr>
                        <wps:spPr bwMode="auto">
                          <a:xfrm>
                            <a:off x="24688" y="15063"/>
                            <a:ext cx="16668" cy="5054"/>
                          </a:xfrm>
                          <a:prstGeom prst="rect">
                            <a:avLst/>
                          </a:prstGeom>
                          <a:solidFill>
                            <a:srgbClr val="FFFFFF"/>
                          </a:solidFill>
                          <a:ln w="6350">
                            <a:solidFill>
                              <a:srgbClr val="000000"/>
                            </a:solidFill>
                            <a:miter lim="800000"/>
                            <a:headEnd/>
                            <a:tailEnd/>
                          </a:ln>
                        </wps:spPr>
                        <wps:txbx>
                          <w:txbxContent>
                            <w:p w14:paraId="336602E0" w14:textId="77777777" w:rsidR="00715F36" w:rsidRPr="00660CCA" w:rsidRDefault="00715F36" w:rsidP="00E205D4">
                              <w:pPr>
                                <w:kinsoku w:val="0"/>
                                <w:overflowPunct w:val="0"/>
                                <w:jc w:val="center"/>
                                <w:textAlignment w:val="baseline"/>
                                <w:rPr>
                                  <w:sz w:val="16"/>
                                  <w:szCs w:val="16"/>
                                  <w:lang w:eastAsia="zh-HK"/>
                                </w:rPr>
                              </w:pPr>
                              <w:r w:rsidRPr="00F0601E">
                                <w:rPr>
                                  <w:rFonts w:ascii="Calibri" w:eastAsia="PMingLiU" w:hAnsi="Calibri" w:cs="Calibri"/>
                                  <w:kern w:val="24"/>
                                  <w:sz w:val="16"/>
                                  <w:szCs w:val="16"/>
                                  <w:lang w:val="en-ZA" w:eastAsia="zh-HK"/>
                                </w:rPr>
                                <w:t>Technical indicators as our independent variables</w:t>
                              </w:r>
                            </w:p>
                          </w:txbxContent>
                        </wps:txbx>
                        <wps:bodyPr rot="0" vert="horz" wrap="square" lIns="91440" tIns="45720" rIns="91440" bIns="45720" anchor="t" anchorCtr="0" upright="1">
                          <a:noAutofit/>
                        </wps:bodyPr>
                      </wps:wsp>
                      <wps:wsp>
                        <wps:cNvPr id="57" name="Text Box 6"/>
                        <wps:cNvSpPr txBox="1">
                          <a:spLocks noChangeArrowheads="1"/>
                        </wps:cNvSpPr>
                        <wps:spPr bwMode="auto">
                          <a:xfrm>
                            <a:off x="6765" y="15063"/>
                            <a:ext cx="16669" cy="5054"/>
                          </a:xfrm>
                          <a:prstGeom prst="rect">
                            <a:avLst/>
                          </a:prstGeom>
                          <a:solidFill>
                            <a:srgbClr val="FFFFFF"/>
                          </a:solidFill>
                          <a:ln w="6350">
                            <a:solidFill>
                              <a:srgbClr val="000000"/>
                            </a:solidFill>
                            <a:miter lim="800000"/>
                            <a:headEnd/>
                            <a:tailEnd/>
                          </a:ln>
                        </wps:spPr>
                        <wps:txbx>
                          <w:txbxContent>
                            <w:p w14:paraId="03970C7F" w14:textId="77777777" w:rsidR="00715F36" w:rsidRPr="00660CCA" w:rsidRDefault="00715F36" w:rsidP="00E205D4">
                              <w:pPr>
                                <w:kinsoku w:val="0"/>
                                <w:overflowPunct w:val="0"/>
                                <w:jc w:val="center"/>
                                <w:textAlignment w:val="baseline"/>
                                <w:rPr>
                                  <w:sz w:val="16"/>
                                  <w:szCs w:val="16"/>
                                  <w:lang w:eastAsia="zh-HK"/>
                                </w:rPr>
                              </w:pPr>
                              <w:r w:rsidRPr="00F0601E">
                                <w:rPr>
                                  <w:rFonts w:ascii="Calibri" w:eastAsia="PMingLiU" w:hAnsi="Calibri" w:cs="Calibri"/>
                                  <w:kern w:val="24"/>
                                  <w:sz w:val="16"/>
                                  <w:szCs w:val="16"/>
                                  <w:lang w:val="en-ZA" w:eastAsia="zh-HK"/>
                                </w:rPr>
                                <w:t>Labelling (triple barrier) as our dependent variables</w:t>
                              </w:r>
                            </w:p>
                          </w:txbxContent>
                        </wps:txbx>
                        <wps:bodyPr rot="0" vert="horz" wrap="square" lIns="91440" tIns="45720" rIns="91440" bIns="45720" anchor="t" anchorCtr="0" upright="1">
                          <a:noAutofit/>
                        </wps:bodyPr>
                      </wps:wsp>
                      <wps:wsp>
                        <wps:cNvPr id="58" name="Text Box 10"/>
                        <wps:cNvSpPr txBox="1">
                          <a:spLocks noChangeArrowheads="1"/>
                        </wps:cNvSpPr>
                        <wps:spPr bwMode="auto">
                          <a:xfrm>
                            <a:off x="6860" y="35402"/>
                            <a:ext cx="52486" cy="3995"/>
                          </a:xfrm>
                          <a:prstGeom prst="rect">
                            <a:avLst/>
                          </a:prstGeom>
                          <a:solidFill>
                            <a:srgbClr val="FFFFFF"/>
                          </a:solidFill>
                          <a:ln w="6350">
                            <a:solidFill>
                              <a:srgbClr val="000000"/>
                            </a:solidFill>
                            <a:miter lim="800000"/>
                            <a:headEnd/>
                            <a:tailEnd/>
                          </a:ln>
                        </wps:spPr>
                        <wps:txbx>
                          <w:txbxContent>
                            <w:p w14:paraId="773798CE" w14:textId="793D9A23" w:rsidR="00715F36" w:rsidRPr="00660CCA" w:rsidRDefault="00715F36" w:rsidP="00E205D4">
                              <w:pPr>
                                <w:kinsoku w:val="0"/>
                                <w:overflowPunct w:val="0"/>
                                <w:jc w:val="center"/>
                                <w:textAlignment w:val="baseline"/>
                                <w:rPr>
                                  <w:sz w:val="16"/>
                                  <w:szCs w:val="16"/>
                                  <w:lang w:eastAsia="zh-HK"/>
                                </w:rPr>
                              </w:pPr>
                              <w:r>
                                <w:rPr>
                                  <w:rFonts w:ascii="Calibri" w:eastAsia="PMingLiU" w:hAnsi="Calibri" w:cs="Calibri"/>
                                  <w:kern w:val="24"/>
                                  <w:sz w:val="16"/>
                                  <w:szCs w:val="16"/>
                                  <w:lang w:val="en-ZA" w:eastAsia="zh-HK"/>
                                </w:rPr>
                                <w:t xml:space="preserve">Cross Validation of </w:t>
                              </w:r>
                              <w:r w:rsidRPr="00F0601E">
                                <w:rPr>
                                  <w:rFonts w:ascii="Calibri" w:eastAsia="PMingLiU" w:hAnsi="Calibri" w:cs="Calibri"/>
                                  <w:kern w:val="24"/>
                                  <w:sz w:val="16"/>
                                  <w:szCs w:val="16"/>
                                  <w:lang w:val="en-ZA" w:eastAsia="zh-HK"/>
                                </w:rPr>
                                <w:t>Machine learning algorithms</w:t>
                              </w:r>
                              <w:r>
                                <w:rPr>
                                  <w:rFonts w:ascii="Calibri" w:eastAsia="PMingLiU" w:hAnsi="Calibri" w:cs="Calibri"/>
                                  <w:kern w:val="24"/>
                                  <w:sz w:val="16"/>
                                  <w:szCs w:val="16"/>
                                  <w:lang w:val="en-ZA" w:eastAsia="zh-HK"/>
                                </w:rPr>
                                <w:t xml:space="preserve"> on Training set</w:t>
                              </w:r>
                            </w:p>
                            <w:p w14:paraId="2AEE0967" w14:textId="755B7BC3" w:rsidR="00715F36" w:rsidRPr="00660CCA" w:rsidRDefault="00715F36" w:rsidP="00E205D4">
                              <w:pPr>
                                <w:kinsoku w:val="0"/>
                                <w:overflowPunct w:val="0"/>
                                <w:jc w:val="center"/>
                                <w:textAlignment w:val="baseline"/>
                                <w:rPr>
                                  <w:sz w:val="16"/>
                                  <w:szCs w:val="16"/>
                                  <w:lang w:eastAsia="zh-HK"/>
                                </w:rPr>
                              </w:pPr>
                              <w:r w:rsidRPr="00F0601E">
                                <w:rPr>
                                  <w:rFonts w:ascii="Calibri" w:eastAsia="PMingLiU" w:hAnsi="Calibri" w:cs="Calibri"/>
                                  <w:kern w:val="24"/>
                                  <w:sz w:val="16"/>
                                  <w:szCs w:val="16"/>
                                  <w:lang w:val="en-ZA" w:eastAsia="zh-HK"/>
                                </w:rPr>
                                <w:t xml:space="preserve">Random Forest, SVM, </w:t>
                              </w:r>
                              <w:proofErr w:type="spellStart"/>
                              <w:r>
                                <w:rPr>
                                  <w:rFonts w:ascii="Calibri" w:eastAsia="PMingLiU" w:hAnsi="Calibri" w:cs="Calibri"/>
                                  <w:kern w:val="24"/>
                                  <w:sz w:val="16"/>
                                  <w:szCs w:val="16"/>
                                  <w:lang w:val="en-ZA" w:eastAsia="zh-HK"/>
                                </w:rPr>
                                <w:t>LogReg</w:t>
                              </w:r>
                              <w:proofErr w:type="spellEnd"/>
                              <w:r w:rsidRPr="00F0601E">
                                <w:rPr>
                                  <w:rFonts w:ascii="Calibri" w:eastAsia="PMingLiU" w:hAnsi="Calibri" w:cs="Calibri"/>
                                  <w:kern w:val="24"/>
                                  <w:sz w:val="16"/>
                                  <w:szCs w:val="16"/>
                                  <w:lang w:val="en-ZA" w:eastAsia="zh-HK"/>
                                </w:rPr>
                                <w:t>, ….</w:t>
                              </w:r>
                              <w:r>
                                <w:rPr>
                                  <w:rFonts w:ascii="Calibri" w:eastAsia="PMingLiU" w:hAnsi="Calibri" w:cs="Calibri"/>
                                  <w:kern w:val="24"/>
                                  <w:sz w:val="16"/>
                                  <w:szCs w:val="16"/>
                                  <w:lang w:val="en-ZA" w:eastAsia="zh-HK"/>
                                </w:rPr>
                                <w:t xml:space="preserve"> -&gt; choose the best model</w:t>
                              </w:r>
                            </w:p>
                          </w:txbxContent>
                        </wps:txbx>
                        <wps:bodyPr rot="0" vert="horz" wrap="square" lIns="91440" tIns="45720" rIns="91440" bIns="45720" anchor="t" anchorCtr="0" upright="1">
                          <a:noAutofit/>
                        </wps:bodyPr>
                      </wps:wsp>
                      <wps:wsp>
                        <wps:cNvPr id="60" name="Straight Arrow Connector 13"/>
                        <wps:cNvCnPr>
                          <a:cxnSpLocks/>
                          <a:stCxn id="61" idx="2"/>
                        </wps:cNvCnPr>
                        <wps:spPr bwMode="auto">
                          <a:xfrm flipH="1">
                            <a:off x="33008" y="43927"/>
                            <a:ext cx="95" cy="2355"/>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61" name="Text Box 14"/>
                        <wps:cNvSpPr txBox="1">
                          <a:spLocks noChangeArrowheads="1"/>
                        </wps:cNvSpPr>
                        <wps:spPr bwMode="auto">
                          <a:xfrm>
                            <a:off x="6860" y="41658"/>
                            <a:ext cx="52486" cy="2269"/>
                          </a:xfrm>
                          <a:prstGeom prst="rect">
                            <a:avLst/>
                          </a:prstGeom>
                          <a:solidFill>
                            <a:srgbClr val="FFFFFF"/>
                          </a:solidFill>
                          <a:ln w="6350">
                            <a:solidFill>
                              <a:srgbClr val="000000"/>
                            </a:solidFill>
                            <a:miter lim="800000"/>
                            <a:headEnd/>
                            <a:tailEnd/>
                          </a:ln>
                        </wps:spPr>
                        <wps:txbx>
                          <w:txbxContent>
                            <w:p w14:paraId="4E309D7F" w14:textId="5C4FDB67" w:rsidR="00715F36" w:rsidRPr="00660CCA" w:rsidRDefault="00715F36" w:rsidP="00E205D4">
                              <w:pPr>
                                <w:kinsoku w:val="0"/>
                                <w:overflowPunct w:val="0"/>
                                <w:jc w:val="center"/>
                                <w:textAlignment w:val="baseline"/>
                                <w:rPr>
                                  <w:sz w:val="16"/>
                                  <w:szCs w:val="16"/>
                                  <w:lang w:eastAsia="zh-HK"/>
                                </w:rPr>
                              </w:pPr>
                              <w:r>
                                <w:rPr>
                                  <w:rFonts w:ascii="Calibri" w:eastAsia="PMingLiU" w:hAnsi="Calibri" w:cs="Calibri"/>
                                  <w:kern w:val="24"/>
                                  <w:sz w:val="16"/>
                                  <w:szCs w:val="16"/>
                                  <w:lang w:val="en-ZA" w:eastAsia="zh-HK"/>
                                </w:rPr>
                                <w:t xml:space="preserve">Fitting the chosen model to </w:t>
                              </w:r>
                              <w:r w:rsidR="00C43C21">
                                <w:rPr>
                                  <w:rFonts w:ascii="Calibri" w:eastAsia="PMingLiU" w:hAnsi="Calibri" w:cs="Calibri"/>
                                  <w:kern w:val="24"/>
                                  <w:sz w:val="16"/>
                                  <w:szCs w:val="16"/>
                                  <w:lang w:val="en-ZA" w:eastAsia="zh-HK"/>
                                </w:rPr>
                                <w:t xml:space="preserve">the </w:t>
                              </w:r>
                              <w:r>
                                <w:rPr>
                                  <w:rFonts w:ascii="Calibri" w:eastAsia="PMingLiU" w:hAnsi="Calibri" w:cs="Calibri"/>
                                  <w:kern w:val="24"/>
                                  <w:sz w:val="16"/>
                                  <w:szCs w:val="16"/>
                                  <w:lang w:val="en-ZA" w:eastAsia="zh-HK"/>
                                </w:rPr>
                                <w:t>Training set</w:t>
                              </w:r>
                            </w:p>
                          </w:txbxContent>
                        </wps:txbx>
                        <wps:bodyPr rot="0" vert="horz" wrap="square" lIns="91440" tIns="45720" rIns="91440" bIns="45720" anchor="t" anchorCtr="0" upright="1">
                          <a:noAutofit/>
                        </wps:bodyPr>
                      </wps:wsp>
                      <wps:wsp>
                        <wps:cNvPr id="62" name="Text Box 15"/>
                        <wps:cNvSpPr txBox="1">
                          <a:spLocks noChangeArrowheads="1"/>
                        </wps:cNvSpPr>
                        <wps:spPr bwMode="auto">
                          <a:xfrm>
                            <a:off x="6765" y="46420"/>
                            <a:ext cx="52676" cy="2265"/>
                          </a:xfrm>
                          <a:prstGeom prst="rect">
                            <a:avLst/>
                          </a:prstGeom>
                          <a:solidFill>
                            <a:srgbClr val="FFFFFF"/>
                          </a:solidFill>
                          <a:ln w="6350">
                            <a:solidFill>
                              <a:srgbClr val="000000"/>
                            </a:solidFill>
                            <a:miter lim="800000"/>
                            <a:headEnd/>
                            <a:tailEnd/>
                          </a:ln>
                        </wps:spPr>
                        <wps:txbx>
                          <w:txbxContent>
                            <w:p w14:paraId="356BE7A9" w14:textId="6125F22C" w:rsidR="00715F36" w:rsidRPr="00660CCA" w:rsidRDefault="00715F36" w:rsidP="00E205D4">
                              <w:pPr>
                                <w:kinsoku w:val="0"/>
                                <w:overflowPunct w:val="0"/>
                                <w:jc w:val="center"/>
                                <w:textAlignment w:val="baseline"/>
                                <w:rPr>
                                  <w:sz w:val="16"/>
                                  <w:szCs w:val="16"/>
                                  <w:lang w:eastAsia="zh-HK"/>
                                </w:rPr>
                              </w:pPr>
                              <w:r>
                                <w:rPr>
                                  <w:rFonts w:ascii="Calibri" w:eastAsia="PMingLiU" w:hAnsi="Calibri" w:cs="Calibri"/>
                                  <w:kern w:val="24"/>
                                  <w:sz w:val="16"/>
                                  <w:szCs w:val="16"/>
                                  <w:lang w:val="en-ZA" w:eastAsia="zh-HK"/>
                                </w:rPr>
                                <w:t xml:space="preserve">Predicting outcomes of the Testing set </w:t>
                              </w:r>
                            </w:p>
                          </w:txbxContent>
                        </wps:txbx>
                        <wps:bodyPr rot="0" vert="horz" wrap="square" lIns="91440" tIns="45720" rIns="91440" bIns="45720" anchor="t" anchorCtr="0" upright="1">
                          <a:noAutofit/>
                        </wps:bodyPr>
                      </wps:wsp>
                      <wps:wsp>
                        <wps:cNvPr id="63" name="Text Box 16"/>
                        <wps:cNvSpPr txBox="1">
                          <a:spLocks noChangeArrowheads="1"/>
                        </wps:cNvSpPr>
                        <wps:spPr bwMode="auto">
                          <a:xfrm>
                            <a:off x="33103" y="22858"/>
                            <a:ext cx="9606" cy="3143"/>
                          </a:xfrm>
                          <a:prstGeom prst="rect">
                            <a:avLst/>
                          </a:prstGeom>
                          <a:solidFill>
                            <a:srgbClr val="FFFFFF"/>
                          </a:solidFill>
                          <a:ln w="6350">
                            <a:solidFill>
                              <a:srgbClr val="000000"/>
                            </a:solidFill>
                            <a:miter lim="800000"/>
                            <a:headEnd/>
                            <a:tailEnd/>
                          </a:ln>
                        </wps:spPr>
                        <wps:txbx>
                          <w:txbxContent>
                            <w:p w14:paraId="1583F761" w14:textId="77777777" w:rsidR="00715F36" w:rsidRPr="00660CCA" w:rsidRDefault="00715F36" w:rsidP="00E205D4">
                              <w:pPr>
                                <w:kinsoku w:val="0"/>
                                <w:overflowPunct w:val="0"/>
                                <w:jc w:val="center"/>
                                <w:textAlignment w:val="baseline"/>
                                <w:rPr>
                                  <w:sz w:val="16"/>
                                  <w:szCs w:val="16"/>
                                  <w:lang w:eastAsia="zh-HK"/>
                                </w:rPr>
                              </w:pPr>
                              <w:proofErr w:type="spellStart"/>
                              <w:r w:rsidRPr="00F0601E">
                                <w:rPr>
                                  <w:rFonts w:ascii="Calibri" w:eastAsia="PMingLiU" w:hAnsi="Calibri" w:cs="Calibri"/>
                                  <w:kern w:val="24"/>
                                  <w:sz w:val="16"/>
                                  <w:szCs w:val="16"/>
                                  <w:lang w:val="en-ZA" w:eastAsia="zh-HK"/>
                                </w:rPr>
                                <w:t>FracDiff</w:t>
                              </w:r>
                              <w:proofErr w:type="spellEnd"/>
                            </w:p>
                          </w:txbxContent>
                        </wps:txbx>
                        <wps:bodyPr rot="0" vert="horz" wrap="square" lIns="91440" tIns="45720" rIns="91440" bIns="45720" anchor="t" anchorCtr="0" upright="1">
                          <a:noAutofit/>
                        </wps:bodyPr>
                      </wps:wsp>
                      <wps:wsp>
                        <wps:cNvPr id="64" name="Straight Arrow Connector 11"/>
                        <wps:cNvCnPr>
                          <a:cxnSpLocks/>
                          <a:stCxn id="62" idx="2"/>
                          <a:endCxn id="74" idx="0"/>
                        </wps:cNvCnPr>
                        <wps:spPr bwMode="auto">
                          <a:xfrm>
                            <a:off x="33103" y="48685"/>
                            <a:ext cx="0" cy="2228"/>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65" name="Straight Arrow Connector 19"/>
                        <wps:cNvCnPr>
                          <a:cxnSpLocks/>
                          <a:stCxn id="63" idx="2"/>
                        </wps:cNvCnPr>
                        <wps:spPr bwMode="auto">
                          <a:xfrm flipH="1">
                            <a:off x="37905" y="26001"/>
                            <a:ext cx="1" cy="173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74" name="Text Box 20"/>
                        <wps:cNvSpPr txBox="1">
                          <a:spLocks noChangeArrowheads="1"/>
                        </wps:cNvSpPr>
                        <wps:spPr bwMode="auto">
                          <a:xfrm>
                            <a:off x="6765" y="50913"/>
                            <a:ext cx="52676" cy="2854"/>
                          </a:xfrm>
                          <a:prstGeom prst="rect">
                            <a:avLst/>
                          </a:prstGeom>
                          <a:solidFill>
                            <a:srgbClr val="FFFFFF"/>
                          </a:solidFill>
                          <a:ln w="6350">
                            <a:solidFill>
                              <a:srgbClr val="000000"/>
                            </a:solidFill>
                            <a:miter lim="800000"/>
                            <a:headEnd/>
                            <a:tailEnd/>
                          </a:ln>
                        </wps:spPr>
                        <wps:txbx>
                          <w:txbxContent>
                            <w:p w14:paraId="1B150BD6" w14:textId="25AC0D12" w:rsidR="00715F36" w:rsidRPr="00660CCA" w:rsidRDefault="00715F36" w:rsidP="00E205D4">
                              <w:pPr>
                                <w:kinsoku w:val="0"/>
                                <w:overflowPunct w:val="0"/>
                                <w:jc w:val="center"/>
                                <w:textAlignment w:val="baseline"/>
                                <w:rPr>
                                  <w:sz w:val="16"/>
                                  <w:szCs w:val="16"/>
                                  <w:lang w:eastAsia="zh-HK"/>
                                </w:rPr>
                              </w:pPr>
                              <w:r w:rsidRPr="00F0601E">
                                <w:rPr>
                                  <w:rFonts w:ascii="Calibri" w:eastAsia="PMingLiU" w:hAnsi="Calibri" w:cs="Calibri"/>
                                  <w:kern w:val="24"/>
                                  <w:sz w:val="16"/>
                                  <w:szCs w:val="16"/>
                                  <w:lang w:val="en-ZA" w:eastAsia="zh-HK"/>
                                </w:rPr>
                                <w:t xml:space="preserve">Analysis of the results </w:t>
                              </w:r>
                            </w:p>
                          </w:txbxContent>
                        </wps:txbx>
                        <wps:bodyPr rot="0" vert="horz" wrap="square" lIns="91440" tIns="45720" rIns="91440" bIns="45720" anchor="t" anchorCtr="0" upright="1">
                          <a:noAutofit/>
                        </wps:bodyPr>
                      </wps:wsp>
                      <wps:wsp>
                        <wps:cNvPr id="77" name="接點: 肘形 17"/>
                        <wps:cNvCnPr>
                          <a:cxnSpLocks/>
                          <a:stCxn id="55" idx="2"/>
                          <a:endCxn id="57" idx="0"/>
                        </wps:cNvCnPr>
                        <wps:spPr bwMode="auto">
                          <a:xfrm rot="5400000">
                            <a:off x="17354" y="8998"/>
                            <a:ext cx="3811" cy="8319"/>
                          </a:xfrm>
                          <a:prstGeom prst="bentConnector3">
                            <a:avLst>
                              <a:gd name="adj1" fmla="val 50000"/>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78" name="Text Box 16"/>
                        <wps:cNvSpPr txBox="1">
                          <a:spLocks noChangeArrowheads="1"/>
                        </wps:cNvSpPr>
                        <wps:spPr bwMode="auto">
                          <a:xfrm>
                            <a:off x="7733" y="29630"/>
                            <a:ext cx="50918" cy="3337"/>
                          </a:xfrm>
                          <a:prstGeom prst="rect">
                            <a:avLst/>
                          </a:prstGeom>
                          <a:solidFill>
                            <a:srgbClr val="FFFFFF"/>
                          </a:solidFill>
                          <a:ln w="6350">
                            <a:solidFill>
                              <a:srgbClr val="000000"/>
                            </a:solidFill>
                            <a:miter lim="800000"/>
                            <a:headEnd/>
                            <a:tailEnd/>
                          </a:ln>
                        </wps:spPr>
                        <wps:txbx>
                          <w:txbxContent>
                            <w:p w14:paraId="20CB6611" w14:textId="6086BEF0" w:rsidR="00715F36" w:rsidRPr="00660CCA" w:rsidRDefault="00715F36" w:rsidP="00E205D4">
                              <w:pPr>
                                <w:kinsoku w:val="0"/>
                                <w:overflowPunct w:val="0"/>
                                <w:jc w:val="center"/>
                                <w:textAlignment w:val="baseline"/>
                                <w:rPr>
                                  <w:sz w:val="16"/>
                                  <w:szCs w:val="16"/>
                                  <w:lang w:eastAsia="zh-HK"/>
                                </w:rPr>
                              </w:pPr>
                              <w:r w:rsidRPr="00F0601E">
                                <w:rPr>
                                  <w:rFonts w:ascii="Calibri" w:eastAsia="PMingLiU" w:hAnsi="Calibri" w:cs="Calibri"/>
                                  <w:kern w:val="24"/>
                                  <w:sz w:val="16"/>
                                  <w:szCs w:val="16"/>
                                  <w:lang w:eastAsia="zh-HK"/>
                                </w:rPr>
                                <w:t>Split data into training (</w:t>
                              </w:r>
                              <w:r>
                                <w:rPr>
                                  <w:rFonts w:ascii="Calibri" w:eastAsia="PMingLiU" w:hAnsi="Calibri" w:cs="Calibri"/>
                                  <w:kern w:val="24"/>
                                  <w:sz w:val="16"/>
                                  <w:szCs w:val="16"/>
                                  <w:lang w:eastAsia="zh-HK"/>
                                </w:rPr>
                                <w:t>75</w:t>
                              </w:r>
                              <w:r w:rsidRPr="00F0601E">
                                <w:rPr>
                                  <w:rFonts w:ascii="Calibri" w:eastAsia="PMingLiU" w:hAnsi="Calibri" w:cs="Calibri"/>
                                  <w:kern w:val="24"/>
                                  <w:sz w:val="16"/>
                                  <w:szCs w:val="16"/>
                                  <w:lang w:eastAsia="zh-HK"/>
                                </w:rPr>
                                <w:t>%)</w:t>
                              </w:r>
                              <w:r>
                                <w:rPr>
                                  <w:rFonts w:ascii="Calibri" w:eastAsia="PMingLiU" w:hAnsi="Calibri" w:cs="Calibri"/>
                                  <w:kern w:val="24"/>
                                  <w:sz w:val="16"/>
                                  <w:szCs w:val="16"/>
                                  <w:lang w:eastAsia="zh-HK"/>
                                </w:rPr>
                                <w:t xml:space="preserve"> </w:t>
                              </w:r>
                              <w:r w:rsidRPr="00F0601E">
                                <w:rPr>
                                  <w:rFonts w:ascii="Calibri" w:eastAsia="PMingLiU" w:hAnsi="Calibri" w:cs="Calibri"/>
                                  <w:kern w:val="24"/>
                                  <w:sz w:val="16"/>
                                  <w:szCs w:val="16"/>
                                  <w:lang w:eastAsia="zh-HK"/>
                                </w:rPr>
                                <w:t>and testing (25%) set</w:t>
                              </w:r>
                            </w:p>
                          </w:txbxContent>
                        </wps:txbx>
                        <wps:bodyPr rot="0" vert="horz" wrap="square" lIns="91440" tIns="45720" rIns="91440" bIns="45720" anchor="t" anchorCtr="0" upright="1">
                          <a:noAutofit/>
                        </wps:bodyPr>
                      </wps:wsp>
                      <wps:wsp>
                        <wps:cNvPr id="79" name="Straight Arrow Connector 19"/>
                        <wps:cNvCnPr>
                          <a:cxnSpLocks/>
                        </wps:cNvCnPr>
                        <wps:spPr bwMode="auto">
                          <a:xfrm flipH="1">
                            <a:off x="33103" y="32967"/>
                            <a:ext cx="89" cy="2435"/>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81" name="Connector: Elbow 22"/>
                        <wps:cNvCnPr>
                          <a:cxnSpLocks/>
                        </wps:cNvCnPr>
                        <wps:spPr bwMode="auto">
                          <a:xfrm rot="16200000" flipH="1">
                            <a:off x="34093" y="19046"/>
                            <a:ext cx="2741" cy="4884"/>
                          </a:xfrm>
                          <a:prstGeom prst="bentConnector3">
                            <a:avLst>
                              <a:gd name="adj1" fmla="val 50000"/>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82" name="Connector: Elbow 22"/>
                        <wps:cNvCnPr>
                          <a:cxnSpLocks/>
                        </wps:cNvCnPr>
                        <wps:spPr bwMode="auto">
                          <a:xfrm rot="16200000" flipH="1">
                            <a:off x="19389" y="15828"/>
                            <a:ext cx="9513" cy="18092"/>
                          </a:xfrm>
                          <a:prstGeom prst="bentConnector3">
                            <a:avLst>
                              <a:gd name="adj1" fmla="val 79032"/>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83" name="Connector: Elbow 22"/>
                        <wps:cNvCnPr>
                          <a:cxnSpLocks/>
                        </wps:cNvCnPr>
                        <wps:spPr bwMode="auto">
                          <a:xfrm rot="5400000">
                            <a:off x="33734" y="25459"/>
                            <a:ext cx="3629" cy="4714"/>
                          </a:xfrm>
                          <a:prstGeom prst="bentConnector3">
                            <a:avLst>
                              <a:gd name="adj1" fmla="val 46065"/>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84" name="矩形 25"/>
                        <wps:cNvSpPr>
                          <a:spLocks noChangeArrowheads="1"/>
                        </wps:cNvSpPr>
                        <wps:spPr bwMode="auto">
                          <a:xfrm>
                            <a:off x="0" y="0"/>
                            <a:ext cx="4253" cy="28199"/>
                          </a:xfrm>
                          <a:prstGeom prst="rect">
                            <a:avLst/>
                          </a:prstGeom>
                          <a:noFill/>
                          <a:ln w="12700">
                            <a:solidFill>
                              <a:srgbClr val="41719C"/>
                            </a:solidFill>
                            <a:miter lim="800000"/>
                            <a:headEnd/>
                            <a:tailEnd/>
                          </a:ln>
                          <a:extLst>
                            <a:ext uri="{909E8E84-426E-40DD-AFC4-6F175D3DCCD1}">
                              <a14:hiddenFill xmlns:a14="http://schemas.microsoft.com/office/drawing/2010/main">
                                <a:solidFill>
                                  <a:srgbClr val="FFFFFF"/>
                                </a:solidFill>
                              </a14:hiddenFill>
                            </a:ext>
                          </a:extLst>
                        </wps:spPr>
                        <wps:txbx>
                          <w:txbxContent>
                            <w:p w14:paraId="36B49538" w14:textId="77777777" w:rsidR="00715F36" w:rsidRPr="00660CCA" w:rsidRDefault="00715F36" w:rsidP="00E205D4">
                              <w:pPr>
                                <w:jc w:val="center"/>
                                <w:rPr>
                                  <w:sz w:val="16"/>
                                  <w:szCs w:val="16"/>
                                  <w:lang w:eastAsia="zh-HK"/>
                                </w:rPr>
                              </w:pPr>
                              <w:r w:rsidRPr="00F0601E">
                                <w:rPr>
                                  <w:rFonts w:ascii="Calibri" w:hAnsi="Calibri"/>
                                  <w:kern w:val="24"/>
                                  <w:sz w:val="16"/>
                                  <w:szCs w:val="16"/>
                                  <w:lang w:eastAsia="zh-HK"/>
                                </w:rPr>
                                <w:t>Develop: Week 1</w:t>
                              </w:r>
                            </w:p>
                          </w:txbxContent>
                        </wps:txbx>
                        <wps:bodyPr rot="0" vert="vert270" wrap="square" lIns="91440" tIns="45720" rIns="91440" bIns="45720" anchor="ctr" anchorCtr="0" upright="1">
                          <a:noAutofit/>
                        </wps:bodyPr>
                      </wps:wsp>
                      <wps:wsp>
                        <wps:cNvPr id="85" name="矩形 26"/>
                        <wps:cNvSpPr>
                          <a:spLocks noChangeArrowheads="1"/>
                        </wps:cNvSpPr>
                        <wps:spPr bwMode="auto">
                          <a:xfrm>
                            <a:off x="0" y="28199"/>
                            <a:ext cx="4253" cy="13325"/>
                          </a:xfrm>
                          <a:prstGeom prst="rect">
                            <a:avLst/>
                          </a:prstGeom>
                          <a:noFill/>
                          <a:ln w="12700">
                            <a:solidFill>
                              <a:srgbClr val="41719C"/>
                            </a:solidFill>
                            <a:miter lim="800000"/>
                            <a:headEnd/>
                            <a:tailEnd/>
                          </a:ln>
                          <a:extLst>
                            <a:ext uri="{909E8E84-426E-40DD-AFC4-6F175D3DCCD1}">
                              <a14:hiddenFill xmlns:a14="http://schemas.microsoft.com/office/drawing/2010/main">
                                <a:solidFill>
                                  <a:srgbClr val="FFFFFF"/>
                                </a:solidFill>
                              </a14:hiddenFill>
                            </a:ext>
                          </a:extLst>
                        </wps:spPr>
                        <wps:txbx>
                          <w:txbxContent>
                            <w:p w14:paraId="0AFFD1C8" w14:textId="2ABFC03B" w:rsidR="00715F36" w:rsidRPr="00660CCA" w:rsidRDefault="00715F36" w:rsidP="00E205D4">
                              <w:pPr>
                                <w:jc w:val="center"/>
                                <w:rPr>
                                  <w:sz w:val="16"/>
                                  <w:szCs w:val="16"/>
                                  <w:lang w:eastAsia="zh-HK"/>
                                </w:rPr>
                              </w:pPr>
                              <w:r w:rsidRPr="00F0601E">
                                <w:rPr>
                                  <w:rFonts w:ascii="Calibri" w:hAnsi="Calibri"/>
                                  <w:kern w:val="24"/>
                                  <w:sz w:val="16"/>
                                  <w:szCs w:val="16"/>
                                  <w:lang w:eastAsia="zh-HK"/>
                                </w:rPr>
                                <w:t>Develop: Week</w:t>
                              </w:r>
                              <w:r w:rsidRPr="00F0601E">
                                <w:rPr>
                                  <w:rFonts w:ascii="Calibri" w:hAnsi="Calibri"/>
                                  <w:kern w:val="24"/>
                                  <w:sz w:val="16"/>
                                  <w:szCs w:val="16"/>
                                </w:rPr>
                                <w:t xml:space="preserve"> </w:t>
                              </w:r>
                              <w:r w:rsidRPr="00F0601E">
                                <w:rPr>
                                  <w:rFonts w:ascii="Calibri" w:hAnsi="Calibri"/>
                                  <w:kern w:val="24"/>
                                  <w:sz w:val="16"/>
                                  <w:szCs w:val="16"/>
                                  <w:lang w:eastAsia="zh-HK"/>
                                </w:rPr>
                                <w:t>2</w:t>
                              </w:r>
                            </w:p>
                          </w:txbxContent>
                        </wps:txbx>
                        <wps:bodyPr rot="0" vert="vert270" wrap="square" lIns="91440" tIns="45720" rIns="91440" bIns="45720" anchor="ctr" anchorCtr="0" upright="1">
                          <a:noAutofit/>
                        </wps:bodyPr>
                      </wps:wsp>
                      <wps:wsp>
                        <wps:cNvPr id="86" name="矩形 27"/>
                        <wps:cNvSpPr>
                          <a:spLocks noChangeArrowheads="1"/>
                        </wps:cNvSpPr>
                        <wps:spPr bwMode="auto">
                          <a:xfrm>
                            <a:off x="0" y="41524"/>
                            <a:ext cx="4253" cy="13457"/>
                          </a:xfrm>
                          <a:prstGeom prst="rect">
                            <a:avLst/>
                          </a:prstGeom>
                          <a:noFill/>
                          <a:ln w="12700">
                            <a:solidFill>
                              <a:srgbClr val="41719C"/>
                            </a:solidFill>
                            <a:miter lim="800000"/>
                            <a:headEnd/>
                            <a:tailEnd/>
                          </a:ln>
                          <a:extLst>
                            <a:ext uri="{909E8E84-426E-40DD-AFC4-6F175D3DCCD1}">
                              <a14:hiddenFill xmlns:a14="http://schemas.microsoft.com/office/drawing/2010/main">
                                <a:solidFill>
                                  <a:srgbClr val="FFFFFF"/>
                                </a:solidFill>
                              </a14:hiddenFill>
                            </a:ext>
                          </a:extLst>
                        </wps:spPr>
                        <wps:txbx>
                          <w:txbxContent>
                            <w:p w14:paraId="407BA56B" w14:textId="77777777" w:rsidR="00715F36" w:rsidRPr="00660CCA" w:rsidRDefault="00715F36" w:rsidP="00E205D4">
                              <w:pPr>
                                <w:jc w:val="center"/>
                                <w:rPr>
                                  <w:sz w:val="16"/>
                                  <w:szCs w:val="16"/>
                                  <w:lang w:eastAsia="zh-HK"/>
                                </w:rPr>
                              </w:pPr>
                              <w:r w:rsidRPr="00F0601E">
                                <w:rPr>
                                  <w:rFonts w:ascii="Calibri" w:hAnsi="Calibri"/>
                                  <w:kern w:val="24"/>
                                  <w:sz w:val="16"/>
                                  <w:szCs w:val="16"/>
                                  <w:lang w:eastAsia="zh-HK"/>
                                </w:rPr>
                                <w:t>Develop: Week 3</w:t>
                              </w:r>
                            </w:p>
                          </w:txbxContent>
                        </wps:txbx>
                        <wps:bodyPr rot="0" vert="vert270" wrap="square" lIns="91440" tIns="45720" rIns="91440" bIns="45720" anchor="ctr" anchorCtr="0" upright="1">
                          <a:noAutofit/>
                        </wps:bodyPr>
                      </wps:wsp>
                      <wps:wsp>
                        <wps:cNvPr id="87" name="Connector: Elbow 46"/>
                        <wps:cNvCnPr>
                          <a:cxnSpLocks/>
                          <a:stCxn id="55" idx="2"/>
                          <a:endCxn id="63" idx="0"/>
                        </wps:cNvCnPr>
                        <wps:spPr bwMode="auto">
                          <a:xfrm rot="5400000">
                            <a:off x="29668" y="14757"/>
                            <a:ext cx="18397" cy="11350"/>
                          </a:xfrm>
                          <a:prstGeom prst="bentConnector3">
                            <a:avLst>
                              <a:gd name="adj1" fmla="val 89347"/>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88" name="接點: 肘形 29"/>
                        <wps:cNvCnPr>
                          <a:cxnSpLocks/>
                          <a:stCxn id="55" idx="2"/>
                          <a:endCxn id="56" idx="0"/>
                        </wps:cNvCnPr>
                        <wps:spPr bwMode="auto">
                          <a:xfrm rot="16200000" flipH="1">
                            <a:off x="26315" y="8356"/>
                            <a:ext cx="3811" cy="9603"/>
                          </a:xfrm>
                          <a:prstGeom prst="bentConnector3">
                            <a:avLst>
                              <a:gd name="adj1" fmla="val 50000"/>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89" name="Text Box 27"/>
                        <wps:cNvSpPr txBox="1">
                          <a:spLocks noChangeArrowheads="1"/>
                        </wps:cNvSpPr>
                        <wps:spPr bwMode="auto">
                          <a:xfrm>
                            <a:off x="36222" y="6746"/>
                            <a:ext cx="16639" cy="4487"/>
                          </a:xfrm>
                          <a:prstGeom prst="rect">
                            <a:avLst/>
                          </a:prstGeom>
                          <a:solidFill>
                            <a:srgbClr val="FFFFFF"/>
                          </a:solidFill>
                          <a:ln w="6350">
                            <a:solidFill>
                              <a:srgbClr val="000000"/>
                            </a:solidFill>
                            <a:miter lim="800000"/>
                            <a:headEnd/>
                            <a:tailEnd/>
                          </a:ln>
                        </wps:spPr>
                        <wps:txbx>
                          <w:txbxContent>
                            <w:p w14:paraId="4179D16A" w14:textId="77777777" w:rsidR="00715F36" w:rsidRPr="00660CCA" w:rsidRDefault="00715F36" w:rsidP="00E205D4">
                              <w:pPr>
                                <w:kinsoku w:val="0"/>
                                <w:overflowPunct w:val="0"/>
                                <w:jc w:val="center"/>
                                <w:textAlignment w:val="baseline"/>
                                <w:rPr>
                                  <w:sz w:val="16"/>
                                  <w:szCs w:val="16"/>
                                  <w:lang w:eastAsia="zh-HK"/>
                                </w:rPr>
                              </w:pPr>
                              <w:r w:rsidRPr="00F0601E">
                                <w:rPr>
                                  <w:rFonts w:ascii="Calibri" w:eastAsia="PMingLiU" w:hAnsi="Calibri" w:cs="Calibri"/>
                                  <w:kern w:val="24"/>
                                  <w:sz w:val="16"/>
                                  <w:szCs w:val="16"/>
                                  <w:lang w:val="en-ZA" w:eastAsia="zh-HK"/>
                                </w:rPr>
                                <w:t>Economic Data as our independent variables</w:t>
                              </w:r>
                            </w:p>
                          </w:txbxContent>
                        </wps:txbx>
                        <wps:bodyPr rot="0" vert="horz" wrap="square" lIns="91440" tIns="45720" rIns="91440" bIns="45720" anchor="ctr" anchorCtr="0" upright="1">
                          <a:noAutofit/>
                        </wps:bodyPr>
                      </wps:wsp>
                      <wps:wsp>
                        <wps:cNvPr id="90" name="接點: 肘形 31"/>
                        <wps:cNvCnPr>
                          <a:cxnSpLocks/>
                          <a:stCxn id="54" idx="2"/>
                          <a:endCxn id="55" idx="0"/>
                        </wps:cNvCnPr>
                        <wps:spPr bwMode="auto">
                          <a:xfrm rot="5400000">
                            <a:off x="26937" y="687"/>
                            <a:ext cx="2560" cy="9596"/>
                          </a:xfrm>
                          <a:prstGeom prst="bentConnector3">
                            <a:avLst>
                              <a:gd name="adj1" fmla="val 50000"/>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91" name="接點: 肘形 32"/>
                        <wps:cNvCnPr>
                          <a:cxnSpLocks/>
                          <a:stCxn id="54" idx="2"/>
                          <a:endCxn id="55" idx="0"/>
                        </wps:cNvCnPr>
                        <wps:spPr bwMode="auto">
                          <a:xfrm rot="16200000" flipH="1">
                            <a:off x="37508" y="-288"/>
                            <a:ext cx="2541" cy="11527"/>
                          </a:xfrm>
                          <a:prstGeom prst="bentConnector3">
                            <a:avLst>
                              <a:gd name="adj1" fmla="val 50000"/>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92" name="矩形 33"/>
                        <wps:cNvSpPr>
                          <a:spLocks noChangeArrowheads="1"/>
                        </wps:cNvSpPr>
                        <wps:spPr bwMode="auto">
                          <a:xfrm>
                            <a:off x="4306" y="28199"/>
                            <a:ext cx="58834" cy="26734"/>
                          </a:xfrm>
                          <a:prstGeom prst="rect">
                            <a:avLst/>
                          </a:prstGeom>
                          <a:noFill/>
                          <a:ln w="12700">
                            <a:solidFill>
                              <a:srgbClr val="41719C"/>
                            </a:solidFill>
                            <a:miter lim="800000"/>
                            <a:headEnd/>
                            <a:tailEnd/>
                          </a:ln>
                          <a:extLst>
                            <a:ext uri="{909E8E84-426E-40DD-AFC4-6F175D3DCCD1}">
                              <a14:hiddenFill xmlns:a14="http://schemas.microsoft.com/office/drawing/2010/main">
                                <a:solidFill>
                                  <a:srgbClr val="FFFFFF"/>
                                </a:solidFill>
                              </a14:hiddenFill>
                            </a:ext>
                          </a:extLst>
                        </wps:spPr>
                        <wps:bodyPr rot="0" vert="vert270" wrap="square" lIns="91440" tIns="45720" rIns="91440" bIns="45720" anchor="ctr" anchorCtr="0" upright="1">
                          <a:noAutofit/>
                        </wps:bodyPr>
                      </wps:wsp>
                      <wps:wsp>
                        <wps:cNvPr id="70" name="Straight Arrow Connector 19"/>
                        <wps:cNvCnPr>
                          <a:cxnSpLocks/>
                        </wps:cNvCnPr>
                        <wps:spPr bwMode="auto">
                          <a:xfrm flipH="1">
                            <a:off x="33225" y="39397"/>
                            <a:ext cx="89" cy="2435"/>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55CD3A63" id="群組 74" o:spid="_x0000_s1026" style="width:393pt;height:505.3pt;mso-position-horizontal-relative:char;mso-position-vertical-relative:line" coordsize="63140,54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">
                <v:rect id="矩形 2" o:spid="_x0000_s1027" style="position:absolute;left:4224;width:58834;height:28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" filled="f" strokecolor="#41719c" strokeweight="1pt">
                  <v:textbox style="layout-flow:vertical;mso-layout-flow-alt:bottom-to-top"/>
                </v:rect>
                <v:shapetype id="_x0000_t202" coordsize="21600,21600" o:spt="202" path="m,l,21600r21600,l21600,xe">
                  <v:stroke joinstyle="miter"/>
                  <v:path gradientshapeok="t" o:connecttype="rect"/>
                </v:shapetype>
                <v:shape id="Text Box 28" o:spid="_x0000_s1028" type="#_x0000_t202" style="position:absolute;left:22164;top:1062;width:2170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" strokeweight=".5pt">
                  <v:textbox>
                    <w:txbxContent>
                      <w:p w14:paraId="7E4AD852" w14:textId="77777777" w:rsidR="00715F36" w:rsidRPr="00660CCA" w:rsidRDefault="00715F36" w:rsidP="00E205D4">
                        <w:pPr>
                          <w:kinsoku w:val="0"/>
                          <w:overflowPunct w:val="0"/>
                          <w:jc w:val="center"/>
                          <w:textAlignment w:val="baseline"/>
                          <w:rPr>
                            <w:sz w:val="16"/>
                            <w:szCs w:val="16"/>
                            <w:lang w:eastAsia="zh-HK"/>
                          </w:rPr>
                        </w:pPr>
                        <w:r w:rsidRPr="00F0601E">
                          <w:rPr>
                            <w:rFonts w:ascii="Calibri" w:eastAsia="PMingLiU" w:hAnsi="Calibri" w:cs="Calibri"/>
                            <w:kern w:val="24"/>
                            <w:sz w:val="16"/>
                            <w:szCs w:val="16"/>
                            <w:lang w:val="en-ZA" w:eastAsia="zh-HK"/>
                          </w:rPr>
                          <w:t>Getting and cleaning the data</w:t>
                        </w:r>
                      </w:p>
                    </w:txbxContent>
                  </v:textbox>
                </v:shape>
                <v:shape id="Text Box 27" o:spid="_x0000_s1029" type="#_x0000_t202" style="position:absolute;left:15100;top:6765;width:16639;height:4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" strokeweight=".5pt">
                  <v:textbox>
                    <w:txbxContent>
                      <w:p w14:paraId="46FB1904" w14:textId="77777777" w:rsidR="00715F36" w:rsidRPr="00660CCA" w:rsidRDefault="00715F36" w:rsidP="00E205D4">
                        <w:pPr>
                          <w:kinsoku w:val="0"/>
                          <w:overflowPunct w:val="0"/>
                          <w:jc w:val="center"/>
                          <w:textAlignment w:val="baseline"/>
                          <w:rPr>
                            <w:sz w:val="16"/>
                            <w:szCs w:val="16"/>
                            <w:lang w:eastAsia="zh-HK"/>
                          </w:rPr>
                        </w:pPr>
                        <w:r w:rsidRPr="00F0601E">
                          <w:rPr>
                            <w:rFonts w:ascii="Calibri" w:eastAsia="PMingLiU" w:hAnsi="Calibri" w:cs="Calibri"/>
                            <w:kern w:val="24"/>
                            <w:sz w:val="16"/>
                            <w:szCs w:val="16"/>
                            <w:lang w:val="en-ZA" w:eastAsia="zh-HK"/>
                          </w:rPr>
                          <w:t>Currency Price Data Sampling (based on ticks)</w:t>
                        </w:r>
                      </w:p>
                    </w:txbxContent>
                  </v:textbox>
                </v:shape>
                <v:shape id="Text Box 5" o:spid="_x0000_s1030" type="#_x0000_t202" style="position:absolute;left:24688;top:15063;width:16668;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" strokeweight=".5pt">
                  <v:textbox>
                    <w:txbxContent>
                      <w:p w14:paraId="336602E0" w14:textId="77777777" w:rsidR="00715F36" w:rsidRPr="00660CCA" w:rsidRDefault="00715F36" w:rsidP="00E205D4">
                        <w:pPr>
                          <w:kinsoku w:val="0"/>
                          <w:overflowPunct w:val="0"/>
                          <w:jc w:val="center"/>
                          <w:textAlignment w:val="baseline"/>
                          <w:rPr>
                            <w:sz w:val="16"/>
                            <w:szCs w:val="16"/>
                            <w:lang w:eastAsia="zh-HK"/>
                          </w:rPr>
                        </w:pPr>
                        <w:r w:rsidRPr="00F0601E">
                          <w:rPr>
                            <w:rFonts w:ascii="Calibri" w:eastAsia="PMingLiU" w:hAnsi="Calibri" w:cs="Calibri"/>
                            <w:kern w:val="24"/>
                            <w:sz w:val="16"/>
                            <w:szCs w:val="16"/>
                            <w:lang w:val="en-ZA" w:eastAsia="zh-HK"/>
                          </w:rPr>
                          <w:t>Technical indicators as our independent variables</w:t>
                        </w:r>
                      </w:p>
                    </w:txbxContent>
                  </v:textbox>
                </v:shape>
                <v:shape id="Text Box 6" o:spid="_x0000_s1031" type="#_x0000_t202" style="position:absolute;left:6765;top:15063;width:16669;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" strokeweight=".5pt">
                  <v:textbox>
                    <w:txbxContent>
                      <w:p w14:paraId="03970C7F" w14:textId="77777777" w:rsidR="00715F36" w:rsidRPr="00660CCA" w:rsidRDefault="00715F36" w:rsidP="00E205D4">
                        <w:pPr>
                          <w:kinsoku w:val="0"/>
                          <w:overflowPunct w:val="0"/>
                          <w:jc w:val="center"/>
                          <w:textAlignment w:val="baseline"/>
                          <w:rPr>
                            <w:sz w:val="16"/>
                            <w:szCs w:val="16"/>
                            <w:lang w:eastAsia="zh-HK"/>
                          </w:rPr>
                        </w:pPr>
                        <w:r w:rsidRPr="00F0601E">
                          <w:rPr>
                            <w:rFonts w:ascii="Calibri" w:eastAsia="PMingLiU" w:hAnsi="Calibri" w:cs="Calibri"/>
                            <w:kern w:val="24"/>
                            <w:sz w:val="16"/>
                            <w:szCs w:val="16"/>
                            <w:lang w:val="en-ZA" w:eastAsia="zh-HK"/>
                          </w:rPr>
                          <w:t>Labelling (triple barrier) as our dependent variables</w:t>
                        </w:r>
                      </w:p>
                    </w:txbxContent>
                  </v:textbox>
                </v:shape>
                <v:shape id="Text Box 10" o:spid="_x0000_s1032" type="#_x0000_t202" style="position:absolute;left:6860;top:35402;width:52486;height:3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" strokeweight=".5pt">
                  <v:textbox>
                    <w:txbxContent>
                      <w:p w14:paraId="773798CE" w14:textId="793D9A23" w:rsidR="00715F36" w:rsidRPr="00660CCA" w:rsidRDefault="00715F36" w:rsidP="00E205D4">
                        <w:pPr>
                          <w:kinsoku w:val="0"/>
                          <w:overflowPunct w:val="0"/>
                          <w:jc w:val="center"/>
                          <w:textAlignment w:val="baseline"/>
                          <w:rPr>
                            <w:sz w:val="16"/>
                            <w:szCs w:val="16"/>
                            <w:lang w:eastAsia="zh-HK"/>
                          </w:rPr>
                        </w:pPr>
                        <w:r>
                          <w:rPr>
                            <w:rFonts w:ascii="Calibri" w:eastAsia="PMingLiU" w:hAnsi="Calibri" w:cs="Calibri"/>
                            <w:kern w:val="24"/>
                            <w:sz w:val="16"/>
                            <w:szCs w:val="16"/>
                            <w:lang w:val="en-ZA" w:eastAsia="zh-HK"/>
                          </w:rPr>
                          <w:t xml:space="preserve">Cross Validation of </w:t>
                        </w:r>
                        <w:r w:rsidRPr="00F0601E">
                          <w:rPr>
                            <w:rFonts w:ascii="Calibri" w:eastAsia="PMingLiU" w:hAnsi="Calibri" w:cs="Calibri"/>
                            <w:kern w:val="24"/>
                            <w:sz w:val="16"/>
                            <w:szCs w:val="16"/>
                            <w:lang w:val="en-ZA" w:eastAsia="zh-HK"/>
                          </w:rPr>
                          <w:t>Machine learning algorithms</w:t>
                        </w:r>
                        <w:r>
                          <w:rPr>
                            <w:rFonts w:ascii="Calibri" w:eastAsia="PMingLiU" w:hAnsi="Calibri" w:cs="Calibri"/>
                            <w:kern w:val="24"/>
                            <w:sz w:val="16"/>
                            <w:szCs w:val="16"/>
                            <w:lang w:val="en-ZA" w:eastAsia="zh-HK"/>
                          </w:rPr>
                          <w:t xml:space="preserve"> on Training set</w:t>
                        </w:r>
                      </w:p>
                      <w:p w14:paraId="2AEE0967" w14:textId="755B7BC3" w:rsidR="00715F36" w:rsidRPr="00660CCA" w:rsidRDefault="00715F36" w:rsidP="00E205D4">
                        <w:pPr>
                          <w:kinsoku w:val="0"/>
                          <w:overflowPunct w:val="0"/>
                          <w:jc w:val="center"/>
                          <w:textAlignment w:val="baseline"/>
                          <w:rPr>
                            <w:sz w:val="16"/>
                            <w:szCs w:val="16"/>
                            <w:lang w:eastAsia="zh-HK"/>
                          </w:rPr>
                        </w:pPr>
                        <w:r w:rsidRPr="00F0601E">
                          <w:rPr>
                            <w:rFonts w:ascii="Calibri" w:eastAsia="PMingLiU" w:hAnsi="Calibri" w:cs="Calibri"/>
                            <w:kern w:val="24"/>
                            <w:sz w:val="16"/>
                            <w:szCs w:val="16"/>
                            <w:lang w:val="en-ZA" w:eastAsia="zh-HK"/>
                          </w:rPr>
                          <w:t xml:space="preserve">Random Forest, SVM, </w:t>
                        </w:r>
                        <w:proofErr w:type="spellStart"/>
                        <w:r>
                          <w:rPr>
                            <w:rFonts w:ascii="Calibri" w:eastAsia="PMingLiU" w:hAnsi="Calibri" w:cs="Calibri"/>
                            <w:kern w:val="24"/>
                            <w:sz w:val="16"/>
                            <w:szCs w:val="16"/>
                            <w:lang w:val="en-ZA" w:eastAsia="zh-HK"/>
                          </w:rPr>
                          <w:t>LogReg</w:t>
                        </w:r>
                        <w:proofErr w:type="spellEnd"/>
                        <w:r w:rsidRPr="00F0601E">
                          <w:rPr>
                            <w:rFonts w:ascii="Calibri" w:eastAsia="PMingLiU" w:hAnsi="Calibri" w:cs="Calibri"/>
                            <w:kern w:val="24"/>
                            <w:sz w:val="16"/>
                            <w:szCs w:val="16"/>
                            <w:lang w:val="en-ZA" w:eastAsia="zh-HK"/>
                          </w:rPr>
                          <w:t>, ….</w:t>
                        </w:r>
                        <w:r>
                          <w:rPr>
                            <w:rFonts w:ascii="Calibri" w:eastAsia="PMingLiU" w:hAnsi="Calibri" w:cs="Calibri"/>
                            <w:kern w:val="24"/>
                            <w:sz w:val="16"/>
                            <w:szCs w:val="16"/>
                            <w:lang w:val="en-ZA" w:eastAsia="zh-HK"/>
                          </w:rPr>
                          <w:t xml:space="preserve"> -&gt; choose the best model</w:t>
                        </w:r>
                      </w:p>
                    </w:txbxContent>
                  </v:textbox>
                </v:shape>
                <v:shapetype id="_x0000_t32" coordsize="21600,21600" o:spt="32" o:oned="t" path="m,l21600,21600e" filled="f">
                  <v:path arrowok="t" fillok="f" o:connecttype="none"/>
                  <o:lock v:ext="edit" shapetype="t"/>
                </v:shapetype>
                <v:shape id="Straight Arrow Connector 13" o:spid="_x0000_s1033" type="#_x0000_t32" style="position:absolute;left:33008;top:43927;width:95;height:23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" strokecolor="#5b9bd5" strokeweight=".5pt">
                  <v:stroke endarrow="block" joinstyle="miter"/>
                  <o:lock v:ext="edit" shapetype="f"/>
                </v:shape>
                <v:shape id="Text Box 14" o:spid="_x0000_s1034" type="#_x0000_t202" style="position:absolute;left:6860;top:41658;width:52486;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" strokeweight=".5pt">
                  <v:textbox>
                    <w:txbxContent>
                      <w:p w14:paraId="4E309D7F" w14:textId="5C4FDB67" w:rsidR="00715F36" w:rsidRPr="00660CCA" w:rsidRDefault="00715F36" w:rsidP="00E205D4">
                        <w:pPr>
                          <w:kinsoku w:val="0"/>
                          <w:overflowPunct w:val="0"/>
                          <w:jc w:val="center"/>
                          <w:textAlignment w:val="baseline"/>
                          <w:rPr>
                            <w:sz w:val="16"/>
                            <w:szCs w:val="16"/>
                            <w:lang w:eastAsia="zh-HK"/>
                          </w:rPr>
                        </w:pPr>
                        <w:r>
                          <w:rPr>
                            <w:rFonts w:ascii="Calibri" w:eastAsia="PMingLiU" w:hAnsi="Calibri" w:cs="Calibri"/>
                            <w:kern w:val="24"/>
                            <w:sz w:val="16"/>
                            <w:szCs w:val="16"/>
                            <w:lang w:val="en-ZA" w:eastAsia="zh-HK"/>
                          </w:rPr>
                          <w:t xml:space="preserve">Fitting the chosen model to </w:t>
                        </w:r>
                        <w:r w:rsidR="00C43C21">
                          <w:rPr>
                            <w:rFonts w:ascii="Calibri" w:eastAsia="PMingLiU" w:hAnsi="Calibri" w:cs="Calibri"/>
                            <w:kern w:val="24"/>
                            <w:sz w:val="16"/>
                            <w:szCs w:val="16"/>
                            <w:lang w:val="en-ZA" w:eastAsia="zh-HK"/>
                          </w:rPr>
                          <w:t xml:space="preserve">the </w:t>
                        </w:r>
                        <w:r>
                          <w:rPr>
                            <w:rFonts w:ascii="Calibri" w:eastAsia="PMingLiU" w:hAnsi="Calibri" w:cs="Calibri"/>
                            <w:kern w:val="24"/>
                            <w:sz w:val="16"/>
                            <w:szCs w:val="16"/>
                            <w:lang w:val="en-ZA" w:eastAsia="zh-HK"/>
                          </w:rPr>
                          <w:t>Training set</w:t>
                        </w:r>
                      </w:p>
                    </w:txbxContent>
                  </v:textbox>
                </v:shape>
                <v:shape id="Text Box 15" o:spid="_x0000_s1035" type="#_x0000_t202" style="position:absolute;left:6765;top:46420;width:52676;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" strokeweight=".5pt">
                  <v:textbox>
                    <w:txbxContent>
                      <w:p w14:paraId="356BE7A9" w14:textId="6125F22C" w:rsidR="00715F36" w:rsidRPr="00660CCA" w:rsidRDefault="00715F36" w:rsidP="00E205D4">
                        <w:pPr>
                          <w:kinsoku w:val="0"/>
                          <w:overflowPunct w:val="0"/>
                          <w:jc w:val="center"/>
                          <w:textAlignment w:val="baseline"/>
                          <w:rPr>
                            <w:sz w:val="16"/>
                            <w:szCs w:val="16"/>
                            <w:lang w:eastAsia="zh-HK"/>
                          </w:rPr>
                        </w:pPr>
                        <w:r>
                          <w:rPr>
                            <w:rFonts w:ascii="Calibri" w:eastAsia="PMingLiU" w:hAnsi="Calibri" w:cs="Calibri"/>
                            <w:kern w:val="24"/>
                            <w:sz w:val="16"/>
                            <w:szCs w:val="16"/>
                            <w:lang w:val="en-ZA" w:eastAsia="zh-HK"/>
                          </w:rPr>
                          <w:t xml:space="preserve">Predicting outcomes of the Testing set </w:t>
                        </w:r>
                      </w:p>
                    </w:txbxContent>
                  </v:textbox>
                </v:shape>
                <v:shape id="Text Box 16" o:spid="_x0000_s1036" type="#_x0000_t202" style="position:absolute;left:33103;top:22858;width:9606;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" strokeweight=".5pt">
                  <v:textbox>
                    <w:txbxContent>
                      <w:p w14:paraId="1583F761" w14:textId="77777777" w:rsidR="00715F36" w:rsidRPr="00660CCA" w:rsidRDefault="00715F36" w:rsidP="00E205D4">
                        <w:pPr>
                          <w:kinsoku w:val="0"/>
                          <w:overflowPunct w:val="0"/>
                          <w:jc w:val="center"/>
                          <w:textAlignment w:val="baseline"/>
                          <w:rPr>
                            <w:sz w:val="16"/>
                            <w:szCs w:val="16"/>
                            <w:lang w:eastAsia="zh-HK"/>
                          </w:rPr>
                        </w:pPr>
                        <w:proofErr w:type="spellStart"/>
                        <w:r w:rsidRPr="00F0601E">
                          <w:rPr>
                            <w:rFonts w:ascii="Calibri" w:eastAsia="PMingLiU" w:hAnsi="Calibri" w:cs="Calibri"/>
                            <w:kern w:val="24"/>
                            <w:sz w:val="16"/>
                            <w:szCs w:val="16"/>
                            <w:lang w:val="en-ZA" w:eastAsia="zh-HK"/>
                          </w:rPr>
                          <w:t>FracDiff</w:t>
                        </w:r>
                        <w:proofErr w:type="spellEnd"/>
                      </w:p>
                    </w:txbxContent>
                  </v:textbox>
                </v:shape>
                <v:shape id="Straight Arrow Connector 11" o:spid="_x0000_s1037" type="#_x0000_t32" style="position:absolute;left:33103;top:48685;width:0;height:2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" strokecolor="#5b9bd5" strokeweight=".5pt">
                  <v:stroke endarrow="block" joinstyle="miter"/>
                  <o:lock v:ext="edit" shapetype="f"/>
                </v:shape>
                <v:shape id="Straight Arrow Connector 19" o:spid="_x0000_s1038" type="#_x0000_t32" style="position:absolute;left:37905;top:26001;width:1;height:17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" strokecolor="#5b9bd5" strokeweight=".5pt">
                  <v:stroke endarrow="block" joinstyle="miter"/>
                  <o:lock v:ext="edit" shapetype="f"/>
                </v:shape>
                <v:shape id="Text Box 20" o:spid="_x0000_s1039" type="#_x0000_t202" style="position:absolute;left:6765;top:50913;width:52676;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" strokeweight=".5pt">
                  <v:textbox>
                    <w:txbxContent>
                      <w:p w14:paraId="1B150BD6" w14:textId="25AC0D12" w:rsidR="00715F36" w:rsidRPr="00660CCA" w:rsidRDefault="00715F36" w:rsidP="00E205D4">
                        <w:pPr>
                          <w:kinsoku w:val="0"/>
                          <w:overflowPunct w:val="0"/>
                          <w:jc w:val="center"/>
                          <w:textAlignment w:val="baseline"/>
                          <w:rPr>
                            <w:sz w:val="16"/>
                            <w:szCs w:val="16"/>
                            <w:lang w:eastAsia="zh-HK"/>
                          </w:rPr>
                        </w:pPr>
                        <w:r w:rsidRPr="00F0601E">
                          <w:rPr>
                            <w:rFonts w:ascii="Calibri" w:eastAsia="PMingLiU" w:hAnsi="Calibri" w:cs="Calibri"/>
                            <w:kern w:val="24"/>
                            <w:sz w:val="16"/>
                            <w:szCs w:val="16"/>
                            <w:lang w:val="en-ZA" w:eastAsia="zh-HK"/>
                          </w:rPr>
                          <w:t xml:space="preserve">Analysis of the results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17" o:spid="_x0000_s1040" type="#_x0000_t34" style="position:absolute;left:17354;top:8998;width:3811;height:831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" strokecolor="#5b9bd5" strokeweight=".5pt">
                  <v:stroke endarrow="block"/>
                  <o:lock v:ext="edit" shapetype="f"/>
                </v:shape>
                <v:shape id="Text Box 16" o:spid="_x0000_s1041" type="#_x0000_t202" style="position:absolute;left:7733;top:29630;width:50918;height:3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" strokeweight=".5pt">
                  <v:textbox>
                    <w:txbxContent>
                      <w:p w14:paraId="20CB6611" w14:textId="6086BEF0" w:rsidR="00715F36" w:rsidRPr="00660CCA" w:rsidRDefault="00715F36" w:rsidP="00E205D4">
                        <w:pPr>
                          <w:kinsoku w:val="0"/>
                          <w:overflowPunct w:val="0"/>
                          <w:jc w:val="center"/>
                          <w:textAlignment w:val="baseline"/>
                          <w:rPr>
                            <w:sz w:val="16"/>
                            <w:szCs w:val="16"/>
                            <w:lang w:eastAsia="zh-HK"/>
                          </w:rPr>
                        </w:pPr>
                        <w:r w:rsidRPr="00F0601E">
                          <w:rPr>
                            <w:rFonts w:ascii="Calibri" w:eastAsia="PMingLiU" w:hAnsi="Calibri" w:cs="Calibri"/>
                            <w:kern w:val="24"/>
                            <w:sz w:val="16"/>
                            <w:szCs w:val="16"/>
                            <w:lang w:eastAsia="zh-HK"/>
                          </w:rPr>
                          <w:t>Split data into training (</w:t>
                        </w:r>
                        <w:r>
                          <w:rPr>
                            <w:rFonts w:ascii="Calibri" w:eastAsia="PMingLiU" w:hAnsi="Calibri" w:cs="Calibri"/>
                            <w:kern w:val="24"/>
                            <w:sz w:val="16"/>
                            <w:szCs w:val="16"/>
                            <w:lang w:eastAsia="zh-HK"/>
                          </w:rPr>
                          <w:t>75</w:t>
                        </w:r>
                        <w:r w:rsidRPr="00F0601E">
                          <w:rPr>
                            <w:rFonts w:ascii="Calibri" w:eastAsia="PMingLiU" w:hAnsi="Calibri" w:cs="Calibri"/>
                            <w:kern w:val="24"/>
                            <w:sz w:val="16"/>
                            <w:szCs w:val="16"/>
                            <w:lang w:eastAsia="zh-HK"/>
                          </w:rPr>
                          <w:t>%)</w:t>
                        </w:r>
                        <w:r>
                          <w:rPr>
                            <w:rFonts w:ascii="Calibri" w:eastAsia="PMingLiU" w:hAnsi="Calibri" w:cs="Calibri"/>
                            <w:kern w:val="24"/>
                            <w:sz w:val="16"/>
                            <w:szCs w:val="16"/>
                            <w:lang w:eastAsia="zh-HK"/>
                          </w:rPr>
                          <w:t xml:space="preserve"> </w:t>
                        </w:r>
                        <w:r w:rsidRPr="00F0601E">
                          <w:rPr>
                            <w:rFonts w:ascii="Calibri" w:eastAsia="PMingLiU" w:hAnsi="Calibri" w:cs="Calibri"/>
                            <w:kern w:val="24"/>
                            <w:sz w:val="16"/>
                            <w:szCs w:val="16"/>
                            <w:lang w:eastAsia="zh-HK"/>
                          </w:rPr>
                          <w:t>and testing (25%) set</w:t>
                        </w:r>
                      </w:p>
                    </w:txbxContent>
                  </v:textbox>
                </v:shape>
                <v:shape id="Straight Arrow Connector 19" o:spid="_x0000_s1042" type="#_x0000_t32" style="position:absolute;left:33103;top:32967;width:89;height:2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" strokecolor="#5b9bd5" strokeweight=".5pt">
                  <v:stroke endarrow="block" joinstyle="miter"/>
                  <o:lock v:ext="edit" shapetype="f"/>
                </v:shape>
                <v:shape id="Connector: Elbow 22" o:spid="_x0000_s1043" type="#_x0000_t34" style="position:absolute;left:34093;top:19046;width:2741;height:488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" strokecolor="#5b9bd5" strokeweight=".5pt">
                  <v:stroke endarrow="block"/>
                  <o:lock v:ext="edit" shapetype="f"/>
                </v:shape>
                <v:shape id="Connector: Elbow 22" o:spid="_x0000_s1044" type="#_x0000_t34" style="position:absolute;left:19389;top:15828;width:9513;height:180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" adj="17071" strokecolor="#5b9bd5" strokeweight=".5pt">
                  <v:stroke endarrow="block"/>
                  <o:lock v:ext="edit" shapetype="f"/>
                </v:shape>
                <v:shape id="Connector: Elbow 22" o:spid="_x0000_s1045" type="#_x0000_t34" style="position:absolute;left:33734;top:25459;width:3629;height:471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" adj="9950" strokecolor="#5b9bd5" strokeweight=".5pt">
                  <v:stroke endarrow="block"/>
                  <o:lock v:ext="edit" shapetype="f"/>
                </v:shape>
                <v:rect id="矩形 25" o:spid="_x0000_s1046" style="position:absolute;width:4253;height:28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" filled="f" strokecolor="#41719c" strokeweight="1pt">
                  <v:textbox style="layout-flow:vertical;mso-layout-flow-alt:bottom-to-top">
                    <w:txbxContent>
                      <w:p w14:paraId="36B49538" w14:textId="77777777" w:rsidR="00715F36" w:rsidRPr="00660CCA" w:rsidRDefault="00715F36" w:rsidP="00E205D4">
                        <w:pPr>
                          <w:jc w:val="center"/>
                          <w:rPr>
                            <w:sz w:val="16"/>
                            <w:szCs w:val="16"/>
                            <w:lang w:eastAsia="zh-HK"/>
                          </w:rPr>
                        </w:pPr>
                        <w:r w:rsidRPr="00F0601E">
                          <w:rPr>
                            <w:rFonts w:ascii="Calibri" w:hAnsi="Calibri"/>
                            <w:kern w:val="24"/>
                            <w:sz w:val="16"/>
                            <w:szCs w:val="16"/>
                            <w:lang w:eastAsia="zh-HK"/>
                          </w:rPr>
                          <w:t>Develop: Week 1</w:t>
                        </w:r>
                      </w:p>
                    </w:txbxContent>
                  </v:textbox>
                </v:rect>
                <v:rect id="矩形 26" o:spid="_x0000_s1047" style="position:absolute;top:28199;width:4253;height:1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" filled="f" strokecolor="#41719c" strokeweight="1pt">
                  <v:textbox style="layout-flow:vertical;mso-layout-flow-alt:bottom-to-top">
                    <w:txbxContent>
                      <w:p w14:paraId="0AFFD1C8" w14:textId="2ABFC03B" w:rsidR="00715F36" w:rsidRPr="00660CCA" w:rsidRDefault="00715F36" w:rsidP="00E205D4">
                        <w:pPr>
                          <w:jc w:val="center"/>
                          <w:rPr>
                            <w:sz w:val="16"/>
                            <w:szCs w:val="16"/>
                            <w:lang w:eastAsia="zh-HK"/>
                          </w:rPr>
                        </w:pPr>
                        <w:r w:rsidRPr="00F0601E">
                          <w:rPr>
                            <w:rFonts w:ascii="Calibri" w:hAnsi="Calibri"/>
                            <w:kern w:val="24"/>
                            <w:sz w:val="16"/>
                            <w:szCs w:val="16"/>
                            <w:lang w:eastAsia="zh-HK"/>
                          </w:rPr>
                          <w:t>Develop: Week</w:t>
                        </w:r>
                        <w:r w:rsidRPr="00F0601E">
                          <w:rPr>
                            <w:rFonts w:ascii="Calibri" w:hAnsi="Calibri"/>
                            <w:kern w:val="24"/>
                            <w:sz w:val="16"/>
                            <w:szCs w:val="16"/>
                          </w:rPr>
                          <w:t xml:space="preserve"> </w:t>
                        </w:r>
                        <w:r w:rsidRPr="00F0601E">
                          <w:rPr>
                            <w:rFonts w:ascii="Calibri" w:hAnsi="Calibri"/>
                            <w:kern w:val="24"/>
                            <w:sz w:val="16"/>
                            <w:szCs w:val="16"/>
                            <w:lang w:eastAsia="zh-HK"/>
                          </w:rPr>
                          <w:t>2</w:t>
                        </w:r>
                      </w:p>
                    </w:txbxContent>
                  </v:textbox>
                </v:rect>
                <v:rect id="矩形 27" o:spid="_x0000_s1048" style="position:absolute;top:41524;width:4253;height:13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" filled="f" strokecolor="#41719c" strokeweight="1pt">
                  <v:textbox style="layout-flow:vertical;mso-layout-flow-alt:bottom-to-top">
                    <w:txbxContent>
                      <w:p w14:paraId="407BA56B" w14:textId="77777777" w:rsidR="00715F36" w:rsidRPr="00660CCA" w:rsidRDefault="00715F36" w:rsidP="00E205D4">
                        <w:pPr>
                          <w:jc w:val="center"/>
                          <w:rPr>
                            <w:sz w:val="16"/>
                            <w:szCs w:val="16"/>
                            <w:lang w:eastAsia="zh-HK"/>
                          </w:rPr>
                        </w:pPr>
                        <w:r w:rsidRPr="00F0601E">
                          <w:rPr>
                            <w:rFonts w:ascii="Calibri" w:hAnsi="Calibri"/>
                            <w:kern w:val="24"/>
                            <w:sz w:val="16"/>
                            <w:szCs w:val="16"/>
                            <w:lang w:eastAsia="zh-HK"/>
                          </w:rPr>
                          <w:t>Develop: Week 3</w:t>
                        </w:r>
                      </w:p>
                    </w:txbxContent>
                  </v:textbox>
                </v:rect>
                <v:shape id="Connector: Elbow 46" o:spid="_x0000_s1049" type="#_x0000_t34" style="position:absolute;left:29668;top:14757;width:18397;height:1135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" adj="19299" strokecolor="#5b9bd5" strokeweight=".5pt">
                  <o:lock v:ext="edit" shapetype="f"/>
                </v:shape>
                <v:shape id="接點: 肘形 29" o:spid="_x0000_s1050" type="#_x0000_t34" style="position:absolute;left:26315;top:8356;width:3811;height:96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" strokecolor="#5b9bd5" strokeweight=".5pt">
                  <v:stroke endarrow="block"/>
                  <o:lock v:ext="edit" shapetype="f"/>
                </v:shape>
                <v:shape id="Text Box 27" o:spid="_x0000_s1051" type="#_x0000_t202" style="position:absolute;left:36222;top:6746;width:16639;height:4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" strokeweight=".5pt">
                  <v:textbox>
                    <w:txbxContent>
                      <w:p w14:paraId="4179D16A" w14:textId="77777777" w:rsidR="00715F36" w:rsidRPr="00660CCA" w:rsidRDefault="00715F36" w:rsidP="00E205D4">
                        <w:pPr>
                          <w:kinsoku w:val="0"/>
                          <w:overflowPunct w:val="0"/>
                          <w:jc w:val="center"/>
                          <w:textAlignment w:val="baseline"/>
                          <w:rPr>
                            <w:sz w:val="16"/>
                            <w:szCs w:val="16"/>
                            <w:lang w:eastAsia="zh-HK"/>
                          </w:rPr>
                        </w:pPr>
                        <w:r w:rsidRPr="00F0601E">
                          <w:rPr>
                            <w:rFonts w:ascii="Calibri" w:eastAsia="PMingLiU" w:hAnsi="Calibri" w:cs="Calibri"/>
                            <w:kern w:val="24"/>
                            <w:sz w:val="16"/>
                            <w:szCs w:val="16"/>
                            <w:lang w:val="en-ZA" w:eastAsia="zh-HK"/>
                          </w:rPr>
                          <w:t>Economic Data as our independent variables</w:t>
                        </w:r>
                      </w:p>
                    </w:txbxContent>
                  </v:textbox>
                </v:shape>
                <v:shape id="接點: 肘形 31" o:spid="_x0000_s1052" type="#_x0000_t34" style="position:absolute;left:26937;top:687;width:2560;height:95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" strokecolor="#5b9bd5" strokeweight=".5pt">
                  <v:stroke endarrow="block"/>
                  <o:lock v:ext="edit" shapetype="f"/>
                </v:shape>
                <v:shape id="接點: 肘形 32" o:spid="_x0000_s1053" type="#_x0000_t34" style="position:absolute;left:37508;top:-288;width:2541;height:115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" strokecolor="#5b9bd5" strokeweight=".5pt">
                  <v:stroke endarrow="block"/>
                  <o:lock v:ext="edit" shapetype="f"/>
                </v:shape>
                <v:rect id="矩形 33" o:spid="_x0000_s1054" style="position:absolute;left:4306;top:28199;width:58834;height:26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" filled="f" strokecolor="#41719c" strokeweight="1pt">
                  <v:textbox style="layout-flow:vertical;mso-layout-flow-alt:bottom-to-top"/>
                </v:rect>
                <v:shape id="Straight Arrow Connector 19" o:spid="_x0000_s1055" type="#_x0000_t32" style="position:absolute;left:33225;top:39397;width:89;height:2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" strokecolor="#5b9bd5" strokeweight=".5pt">
                  <v:stroke endarrow="block" joinstyle="miter"/>
                  <o:lock v:ext="edit" shapetype="f"/>
                </v:shape>
                <w10:anchorlock/>
              </v:group>
            </w:pict>
          </mc:Fallback>
        </mc:AlternateContent>
      </w:r>
    </w:p>
    <w:p w14:paraId="62ED5509" w14:textId="77777777" w:rsidR="0006631B" w:rsidRDefault="0006631B" w:rsidP="0043607A">
      <w:pPr>
        <w:pStyle w:val="Heading1"/>
        <w:numPr>
          <w:ilvl w:val="0"/>
          <w:numId w:val="12"/>
        </w:numPr>
      </w:pPr>
      <w:r w:rsidRPr="0006631B">
        <w:t>Results</w:t>
      </w:r>
    </w:p>
    <w:p w14:paraId="45E412C3" w14:textId="27923B42" w:rsidR="00604B3B" w:rsidRDefault="00604B3B" w:rsidP="00150630">
      <w:r>
        <w:t xml:space="preserve">The following are </w:t>
      </w:r>
      <w:r w:rsidR="00624A5A">
        <w:t>our</w:t>
      </w:r>
      <w:r>
        <w:t xml:space="preserve"> machine learning models </w:t>
      </w:r>
      <w:r w:rsidR="00493264">
        <w:t>results.</w:t>
      </w:r>
    </w:p>
    <w:p w14:paraId="2FF80CF9" w14:textId="77777777" w:rsidR="00C43C21" w:rsidRPr="00150630" w:rsidRDefault="00C43C21" w:rsidP="00150630"/>
    <w:p w14:paraId="59B08A2C" w14:textId="77777777" w:rsidR="000E4B89" w:rsidRDefault="000E4B89" w:rsidP="00A87D82">
      <w:pPr>
        <w:pStyle w:val="Heading3"/>
      </w:pPr>
      <w:r w:rsidRPr="00837849">
        <w:t xml:space="preserve">Training </w:t>
      </w:r>
      <w:r w:rsidR="00604B3B">
        <w:t>phase</w:t>
      </w:r>
    </w:p>
    <w:p w14:paraId="64B190D3" w14:textId="31C2BCA4" w:rsidR="00803075" w:rsidRDefault="00803075" w:rsidP="00150630">
      <w:r>
        <w:t xml:space="preserve">The following are </w:t>
      </w:r>
      <w:r w:rsidR="0083173E">
        <w:t xml:space="preserve">the testing phase results with </w:t>
      </w:r>
      <w:r w:rsidR="00807E1B">
        <w:t>75</w:t>
      </w:r>
      <w:r w:rsidR="0083173E">
        <w:t>% of the data with 5-split cross validation.</w:t>
      </w:r>
    </w:p>
    <w:p w14:paraId="16CBA9C3" w14:textId="1E3C4A93" w:rsidR="00C43C21" w:rsidRDefault="00C43C21" w:rsidP="00150630"/>
    <w:p w14:paraId="0A05ADBE" w14:textId="16E6F851" w:rsidR="00C43C21" w:rsidRDefault="00C43C21" w:rsidP="00150630"/>
    <w:p w14:paraId="35D0E7EF" w14:textId="2A5E919E" w:rsidR="00C43C21" w:rsidRDefault="00C43C21" w:rsidP="00150630"/>
    <w:p w14:paraId="0B0DDC80" w14:textId="26592E81" w:rsidR="000E4B89" w:rsidRDefault="005F2B4C" w:rsidP="00150630">
      <w:pPr>
        <w:pStyle w:val="Caption"/>
        <w:rPr>
          <w:lang w:eastAsia="zh-TW"/>
        </w:rPr>
      </w:pPr>
      <w:r w:rsidRPr="00150630">
        <w:lastRenderedPageBreak/>
        <w:t xml:space="preserve">Figure </w:t>
      </w:r>
      <w:fldSimple w:instr=" SEQ Figure \* ARABIC ">
        <w:r w:rsidR="008E792A">
          <w:rPr>
            <w:noProof/>
          </w:rPr>
          <w:t>5</w:t>
        </w:r>
      </w:fldSimple>
      <w:r w:rsidRPr="00150630">
        <w:t xml:space="preserve"> </w:t>
      </w:r>
      <w:r w:rsidRPr="00150630">
        <w:rPr>
          <w:lang w:eastAsia="zh-TW"/>
        </w:rPr>
        <w:t>Average Accuracy under 5-split cross validation</w:t>
      </w:r>
      <w:r>
        <w:rPr>
          <w:lang w:eastAsia="zh-TW"/>
        </w:rPr>
        <w:t xml:space="preserve"> for training set</w:t>
      </w:r>
    </w:p>
    <w:p w14:paraId="4659E41A" w14:textId="1690CF36" w:rsidR="00341C19" w:rsidRPr="00341C19" w:rsidRDefault="00341C19" w:rsidP="00341C19">
      <w:pPr>
        <w:rPr>
          <w:lang w:eastAsia="zh-TW"/>
        </w:rPr>
      </w:pPr>
      <w:r>
        <w:rPr>
          <w:noProof/>
        </w:rPr>
        <w:drawing>
          <wp:inline distT="0" distB="0" distL="0" distR="0" wp14:anchorId="23CB60DC" wp14:editId="1362BD86">
            <wp:extent cx="5058410" cy="2722880"/>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8410" cy="2722880"/>
                    </a:xfrm>
                    <a:prstGeom prst="rect">
                      <a:avLst/>
                    </a:prstGeom>
                    <a:noFill/>
                    <a:ln>
                      <a:noFill/>
                    </a:ln>
                  </pic:spPr>
                </pic:pic>
              </a:graphicData>
            </a:graphic>
          </wp:inline>
        </w:drawing>
      </w:r>
    </w:p>
    <w:p w14:paraId="401E6E9C" w14:textId="77777777" w:rsidR="00624A5A" w:rsidRDefault="00624A5A" w:rsidP="00624A5A">
      <w:r>
        <w:t>For accuracy:</w:t>
      </w:r>
    </w:p>
    <w:p w14:paraId="6A863C33" w14:textId="427AF385" w:rsidR="00624A5A" w:rsidRDefault="00624A5A" w:rsidP="00624A5A">
      <w:r>
        <w:t xml:space="preserve">- From </w:t>
      </w:r>
      <w:r w:rsidR="0023661E">
        <w:t xml:space="preserve">a </w:t>
      </w:r>
      <w:r>
        <w:t>model perspective, it is observed that most models have a similar accur</w:t>
      </w:r>
      <w:r w:rsidR="005C6BF7">
        <w:t>acy</w:t>
      </w:r>
      <w:r>
        <w:t xml:space="preserve"> score </w:t>
      </w:r>
      <w:proofErr w:type="gramStart"/>
      <w:r>
        <w:t>with the exception of</w:t>
      </w:r>
      <w:proofErr w:type="gramEnd"/>
      <w:r>
        <w:t xml:space="preserve"> Naive Bayes classification.</w:t>
      </w:r>
    </w:p>
    <w:p w14:paraId="3AC04F16" w14:textId="06A8181D" w:rsidR="00624A5A" w:rsidRPr="00150630" w:rsidRDefault="00624A5A" w:rsidP="00624A5A">
      <w:r>
        <w:t xml:space="preserve">- From </w:t>
      </w:r>
      <w:r w:rsidR="0023661E">
        <w:t xml:space="preserve">a </w:t>
      </w:r>
      <w:proofErr w:type="gramStart"/>
      <w:r>
        <w:t>feature</w:t>
      </w:r>
      <w:r w:rsidR="0023661E">
        <w:t>s</w:t>
      </w:r>
      <w:proofErr w:type="gramEnd"/>
      <w:r>
        <w:t xml:space="preserve"> perspective, we do not see a significant difference for one feature set against the others.</w:t>
      </w:r>
    </w:p>
    <w:p w14:paraId="7EA6E1AB" w14:textId="242ACC3F" w:rsidR="005F2B4C" w:rsidRPr="00150630" w:rsidRDefault="005F2B4C" w:rsidP="00150630">
      <w:pPr>
        <w:pStyle w:val="Caption"/>
        <w:rPr>
          <w:lang w:eastAsia="zh-TW"/>
        </w:rPr>
      </w:pPr>
      <w:r>
        <w:rPr>
          <w:lang w:eastAsia="zh-TW"/>
        </w:rPr>
        <w:t xml:space="preserve">Figure </w:t>
      </w:r>
      <w:r>
        <w:rPr>
          <w:lang w:eastAsia="zh-TW"/>
        </w:rPr>
        <w:fldChar w:fldCharType="begin"/>
      </w:r>
      <w:r>
        <w:rPr>
          <w:lang w:eastAsia="zh-TW"/>
        </w:rPr>
        <w:instrText xml:space="preserve"> SEQ Figure \* ARABIC </w:instrText>
      </w:r>
      <w:r>
        <w:rPr>
          <w:lang w:eastAsia="zh-TW"/>
        </w:rPr>
        <w:fldChar w:fldCharType="separate"/>
      </w:r>
      <w:r w:rsidR="008E792A">
        <w:rPr>
          <w:noProof/>
          <w:lang w:eastAsia="zh-TW"/>
        </w:rPr>
        <w:t>6</w:t>
      </w:r>
      <w:r>
        <w:rPr>
          <w:lang w:eastAsia="zh-TW"/>
        </w:rPr>
        <w:fldChar w:fldCharType="end"/>
      </w:r>
      <w:r>
        <w:rPr>
          <w:lang w:eastAsia="zh-TW"/>
        </w:rPr>
        <w:t xml:space="preserve"> </w:t>
      </w:r>
      <w:r w:rsidRPr="00150630">
        <w:rPr>
          <w:rFonts w:hint="eastAsia"/>
          <w:lang w:eastAsia="zh-TW"/>
        </w:rPr>
        <w:t>Av</w:t>
      </w:r>
      <w:r w:rsidRPr="00150630">
        <w:rPr>
          <w:lang w:eastAsia="zh-TW"/>
        </w:rPr>
        <w:t>erage returns across currency pairs for training set</w:t>
      </w:r>
    </w:p>
    <w:p w14:paraId="632C65CA" w14:textId="4F9E2AB0" w:rsidR="005F2B4C" w:rsidRDefault="00341C19" w:rsidP="008233E7">
      <w:pPr>
        <w:rPr>
          <w:i/>
          <w:iCs/>
        </w:rPr>
      </w:pPr>
      <w:r>
        <w:rPr>
          <w:i/>
          <w:iCs/>
          <w:noProof/>
        </w:rPr>
        <w:drawing>
          <wp:inline distT="0" distB="0" distL="0" distR="0" wp14:anchorId="72E5B64B" wp14:editId="094CF2AF">
            <wp:extent cx="5058410" cy="27228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8410" cy="2722880"/>
                    </a:xfrm>
                    <a:prstGeom prst="rect">
                      <a:avLst/>
                    </a:prstGeom>
                    <a:noFill/>
                    <a:ln>
                      <a:noFill/>
                    </a:ln>
                  </pic:spPr>
                </pic:pic>
              </a:graphicData>
            </a:graphic>
          </wp:inline>
        </w:drawing>
      </w:r>
    </w:p>
    <w:p w14:paraId="3949DC36" w14:textId="77777777" w:rsidR="00624A5A" w:rsidRPr="00150630" w:rsidRDefault="00624A5A" w:rsidP="00624A5A">
      <w:r w:rsidRPr="00150630">
        <w:t>For return across currency pairs:</w:t>
      </w:r>
    </w:p>
    <w:p w14:paraId="6191D7AF" w14:textId="5A16768F" w:rsidR="00624A5A" w:rsidRPr="00150630" w:rsidRDefault="00624A5A" w:rsidP="00624A5A">
      <w:r w:rsidRPr="00150630">
        <w:t>- From</w:t>
      </w:r>
      <w:r w:rsidR="00592620">
        <w:t xml:space="preserve"> a</w:t>
      </w:r>
      <w:r w:rsidRPr="00150630">
        <w:t xml:space="preserve"> model perspective, it is observed that</w:t>
      </w:r>
      <w:r w:rsidR="00341C19">
        <w:t xml:space="preserve"> extra tress, logistic regression with 4 principal components, support vector machine with 4 principal components</w:t>
      </w:r>
      <w:r w:rsidR="00FF563D">
        <w:t>, support vector machine with 20 principal components</w:t>
      </w:r>
      <w:r w:rsidR="00EE5A46">
        <w:t xml:space="preserve"> and voting classifier performs relatively better than other algorithm</w:t>
      </w:r>
      <w:r w:rsidR="00C43C21">
        <w:t>s</w:t>
      </w:r>
      <w:r>
        <w:t>.</w:t>
      </w:r>
    </w:p>
    <w:p w14:paraId="330C4D23" w14:textId="4B024E3B" w:rsidR="00624A5A" w:rsidRPr="00150630" w:rsidRDefault="00624A5A" w:rsidP="00624A5A">
      <w:r w:rsidRPr="00150630">
        <w:lastRenderedPageBreak/>
        <w:t xml:space="preserve">- From </w:t>
      </w:r>
      <w:r w:rsidR="0023661E">
        <w:t xml:space="preserve">a </w:t>
      </w:r>
      <w:r w:rsidRPr="00150630">
        <w:t xml:space="preserve">feature perspective, it is observed that </w:t>
      </w:r>
      <w:r w:rsidR="00EE5A46">
        <w:t xml:space="preserve">models with </w:t>
      </w:r>
      <w:r w:rsidRPr="00150630">
        <w:t xml:space="preserve">features </w:t>
      </w:r>
      <w:r w:rsidR="00EE5A46">
        <w:t xml:space="preserve">without </w:t>
      </w:r>
      <w:r w:rsidRPr="00150630">
        <w:t xml:space="preserve">undergoing fractional differencing </w:t>
      </w:r>
      <w:r w:rsidR="00EE5A46">
        <w:t xml:space="preserve">performs better than </w:t>
      </w:r>
      <w:r w:rsidR="007130D7">
        <w:t>other feature sets.</w:t>
      </w:r>
    </w:p>
    <w:p w14:paraId="79F7F527" w14:textId="270EF352" w:rsidR="005F2B4C" w:rsidRDefault="005F2B4C" w:rsidP="005F2B4C">
      <w:pPr>
        <w:pStyle w:val="Caption"/>
      </w:pPr>
      <w:r>
        <w:t xml:space="preserve">Figure </w:t>
      </w:r>
      <w:fldSimple w:instr=" SEQ Figure \* ARABIC ">
        <w:r w:rsidR="008E792A">
          <w:rPr>
            <w:noProof/>
          </w:rPr>
          <w:t>7</w:t>
        </w:r>
      </w:fldSimple>
      <w:r>
        <w:t xml:space="preserve"> Average volatilities across currency pairs for training set</w:t>
      </w:r>
    </w:p>
    <w:p w14:paraId="3884D746" w14:textId="214CC6F5" w:rsidR="00624A5A" w:rsidRDefault="00976EE6" w:rsidP="005F2B4C">
      <w:pPr>
        <w:pStyle w:val="Caption"/>
      </w:pPr>
      <w:r>
        <w:rPr>
          <w:b w:val="0"/>
          <w:bCs w:val="0"/>
          <w:noProof/>
        </w:rPr>
        <w:drawing>
          <wp:inline distT="0" distB="0" distL="0" distR="0" wp14:anchorId="0EECD394" wp14:editId="5AE17F78">
            <wp:extent cx="5058410" cy="272288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8410" cy="2722880"/>
                    </a:xfrm>
                    <a:prstGeom prst="rect">
                      <a:avLst/>
                    </a:prstGeom>
                    <a:noFill/>
                    <a:ln>
                      <a:noFill/>
                    </a:ln>
                  </pic:spPr>
                </pic:pic>
              </a:graphicData>
            </a:graphic>
          </wp:inline>
        </w:drawing>
      </w:r>
    </w:p>
    <w:p w14:paraId="5B4366E1" w14:textId="77777777" w:rsidR="00624A5A" w:rsidRDefault="00624A5A" w:rsidP="00150630">
      <w:r>
        <w:t>For standard deviations across currency pairs:</w:t>
      </w:r>
    </w:p>
    <w:p w14:paraId="43CEA665" w14:textId="2FBB041D" w:rsidR="00624A5A" w:rsidRDefault="00624A5A" w:rsidP="00150630">
      <w:r>
        <w:t xml:space="preserve">- From </w:t>
      </w:r>
      <w:r w:rsidR="0023661E">
        <w:t xml:space="preserve">a </w:t>
      </w:r>
      <w:r>
        <w:t>model perspective, it is observed that Naive Bayes model gives minimal standard deviations</w:t>
      </w:r>
      <w:r w:rsidR="00976EE6">
        <w:t xml:space="preserve"> while other models give similar level of volatility</w:t>
      </w:r>
      <w:r>
        <w:t>.</w:t>
      </w:r>
    </w:p>
    <w:p w14:paraId="69D256AB" w14:textId="3B259D00" w:rsidR="00624A5A" w:rsidRDefault="00624A5A" w:rsidP="00150630">
      <w:r>
        <w:t>- From</w:t>
      </w:r>
      <w:r w:rsidR="0023661E">
        <w:t xml:space="preserve"> a</w:t>
      </w:r>
      <w:r>
        <w:t xml:space="preserve"> </w:t>
      </w:r>
      <w:proofErr w:type="gramStart"/>
      <w:r>
        <w:t>feature</w:t>
      </w:r>
      <w:r w:rsidR="0023661E">
        <w:t>s</w:t>
      </w:r>
      <w:proofErr w:type="gramEnd"/>
      <w:r>
        <w:t xml:space="preserve"> perspective, </w:t>
      </w:r>
      <w:r w:rsidR="00976EE6">
        <w:t>we do not observe significant different across features with the exception of the feature set with Naïve Bayes model</w:t>
      </w:r>
      <w:r>
        <w:t>.</w:t>
      </w:r>
    </w:p>
    <w:p w14:paraId="4553C021" w14:textId="0CFBA807" w:rsidR="005F2B4C" w:rsidRDefault="005F2B4C" w:rsidP="005F2B4C">
      <w:pPr>
        <w:pStyle w:val="Caption"/>
      </w:pPr>
      <w:r>
        <w:t xml:space="preserve">Figure </w:t>
      </w:r>
      <w:fldSimple w:instr=" SEQ Figure \* ARABIC ">
        <w:r w:rsidR="008E792A">
          <w:rPr>
            <w:noProof/>
          </w:rPr>
          <w:t>8</w:t>
        </w:r>
      </w:fldSimple>
      <w:r>
        <w:t xml:space="preserve"> Sharpe ratios across currency pair for training set</w:t>
      </w:r>
    </w:p>
    <w:p w14:paraId="38FE7BF1" w14:textId="640E95FF" w:rsidR="005F2B4C" w:rsidRDefault="00976EE6" w:rsidP="005F2B4C">
      <w:r>
        <w:rPr>
          <w:noProof/>
        </w:rPr>
        <w:drawing>
          <wp:inline distT="0" distB="0" distL="0" distR="0" wp14:anchorId="5C42FFEB" wp14:editId="55D1490C">
            <wp:extent cx="5058410" cy="2722880"/>
            <wp:effectExtent l="0" t="0" r="889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8410" cy="2722880"/>
                    </a:xfrm>
                    <a:prstGeom prst="rect">
                      <a:avLst/>
                    </a:prstGeom>
                    <a:noFill/>
                    <a:ln>
                      <a:noFill/>
                    </a:ln>
                  </pic:spPr>
                </pic:pic>
              </a:graphicData>
            </a:graphic>
          </wp:inline>
        </w:drawing>
      </w:r>
    </w:p>
    <w:p w14:paraId="15E5B11C" w14:textId="77777777" w:rsidR="00624A5A" w:rsidRDefault="00624A5A" w:rsidP="00624A5A">
      <w:r>
        <w:t>For Sharpe Ratio across currency pairs:</w:t>
      </w:r>
    </w:p>
    <w:p w14:paraId="27C82982" w14:textId="78916722" w:rsidR="00624A5A" w:rsidRDefault="00624A5A" w:rsidP="00624A5A">
      <w:r>
        <w:t xml:space="preserve">- From </w:t>
      </w:r>
      <w:r w:rsidR="0023661E">
        <w:t xml:space="preserve">a </w:t>
      </w:r>
      <w:r>
        <w:t>model perspective</w:t>
      </w:r>
      <w:r w:rsidR="00390AB6">
        <w:t>, given the volatility is largely consistent across features, similar to the observations we see from the return, extra tress, logistic regression with 4 principal components, voting classifier performs relatively better</w:t>
      </w:r>
      <w:r w:rsidR="00390AB6" w:rsidRPr="00390AB6">
        <w:rPr>
          <w:rFonts w:hint="eastAsia"/>
        </w:rPr>
        <w:t>,</w:t>
      </w:r>
      <w:r w:rsidR="00390AB6">
        <w:t xml:space="preserve"> </w:t>
      </w:r>
      <w:r w:rsidR="00390AB6" w:rsidRPr="00390AB6">
        <w:t>followe</w:t>
      </w:r>
      <w:r w:rsidR="00390AB6">
        <w:t>d</w:t>
      </w:r>
      <w:r w:rsidR="00390AB6" w:rsidRPr="00390AB6">
        <w:t xml:space="preserve"> by </w:t>
      </w:r>
      <w:r w:rsidR="00FF563D">
        <w:t xml:space="preserve">support vector </w:t>
      </w:r>
      <w:r w:rsidR="00FF563D">
        <w:lastRenderedPageBreak/>
        <w:t xml:space="preserve">machine with 20 principal components and </w:t>
      </w:r>
      <w:r w:rsidR="00390AB6">
        <w:t>support vector machine with 4 principal components than other algorithm</w:t>
      </w:r>
      <w:r w:rsidR="00DC439E">
        <w:t>s</w:t>
      </w:r>
      <w:r w:rsidR="00390AB6">
        <w:t>.</w:t>
      </w:r>
    </w:p>
    <w:p w14:paraId="44ED2BC1" w14:textId="037212D6" w:rsidR="00624A5A" w:rsidRPr="00150630" w:rsidRDefault="00624A5A" w:rsidP="00150630">
      <w:r>
        <w:t xml:space="preserve">- From </w:t>
      </w:r>
      <w:r w:rsidR="0023661E">
        <w:t xml:space="preserve">a </w:t>
      </w:r>
      <w:proofErr w:type="gramStart"/>
      <w:r>
        <w:t>feature</w:t>
      </w:r>
      <w:r w:rsidR="0023661E">
        <w:t>s</w:t>
      </w:r>
      <w:proofErr w:type="gramEnd"/>
      <w:r>
        <w:t xml:space="preserve"> perspective, </w:t>
      </w:r>
      <w:r w:rsidR="00DC439E">
        <w:t xml:space="preserve">given the volatility is largely consistent across features, </w:t>
      </w:r>
      <w:r w:rsidR="007130D7" w:rsidRPr="00150630">
        <w:t xml:space="preserve">it is observed that </w:t>
      </w:r>
      <w:r w:rsidR="007130D7">
        <w:t xml:space="preserve">models with </w:t>
      </w:r>
      <w:r w:rsidR="007130D7" w:rsidRPr="00150630">
        <w:t xml:space="preserve">features </w:t>
      </w:r>
      <w:r w:rsidR="007130D7">
        <w:t xml:space="preserve">without </w:t>
      </w:r>
      <w:r w:rsidR="007130D7" w:rsidRPr="00150630">
        <w:t xml:space="preserve">undergoing fractional differencing </w:t>
      </w:r>
      <w:r w:rsidR="007130D7">
        <w:t>performs better than other feature sets.</w:t>
      </w:r>
    </w:p>
    <w:p w14:paraId="5F1CD9BF" w14:textId="77777777" w:rsidR="000E4B89" w:rsidRPr="00837849" w:rsidRDefault="000E4B89" w:rsidP="00A87D82">
      <w:pPr>
        <w:pStyle w:val="Heading3"/>
      </w:pPr>
      <w:r>
        <w:t>Testing set</w:t>
      </w:r>
      <w:r w:rsidR="00604B3B">
        <w:t xml:space="preserve"> phase</w:t>
      </w:r>
    </w:p>
    <w:p w14:paraId="70DA702A" w14:textId="6C7CD19E" w:rsidR="009B1749" w:rsidRDefault="009B1749" w:rsidP="009B1749">
      <w:pPr>
        <w:pStyle w:val="Caption"/>
      </w:pPr>
      <w:r>
        <w:t xml:space="preserve">Figure </w:t>
      </w:r>
      <w:fldSimple w:instr=" SEQ Figure \* ARABIC ">
        <w:r w:rsidR="008E792A">
          <w:rPr>
            <w:noProof/>
          </w:rPr>
          <w:t>12</w:t>
        </w:r>
      </w:fldSimple>
      <w:r>
        <w:t xml:space="preserve"> </w:t>
      </w:r>
      <w:r w:rsidRPr="00D93566">
        <w:t xml:space="preserve">Average returns across currency pairs for </w:t>
      </w:r>
      <w:r>
        <w:t>testing set</w:t>
      </w:r>
    </w:p>
    <w:p w14:paraId="070DFE29" w14:textId="2F7744EB" w:rsidR="00EA28AD" w:rsidRDefault="00755087" w:rsidP="00EA28AD">
      <w:r>
        <w:rPr>
          <w:noProof/>
        </w:rPr>
        <w:drawing>
          <wp:inline distT="0" distB="0" distL="0" distR="0" wp14:anchorId="1E7F7616" wp14:editId="3375B45C">
            <wp:extent cx="5058410" cy="2722880"/>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8410" cy="2722880"/>
                    </a:xfrm>
                    <a:prstGeom prst="rect">
                      <a:avLst/>
                    </a:prstGeom>
                    <a:noFill/>
                    <a:ln>
                      <a:noFill/>
                    </a:ln>
                  </pic:spPr>
                </pic:pic>
              </a:graphicData>
            </a:graphic>
          </wp:inline>
        </w:drawing>
      </w:r>
    </w:p>
    <w:p w14:paraId="3EDC2AF5" w14:textId="77777777" w:rsidR="00B53ADB" w:rsidRDefault="00B53ADB" w:rsidP="00B53ADB">
      <w:r>
        <w:t xml:space="preserve">For return </w:t>
      </w:r>
      <w:r w:rsidR="00490EBD">
        <w:t>across</w:t>
      </w:r>
      <w:r>
        <w:t xml:space="preserve"> currency pairs:</w:t>
      </w:r>
    </w:p>
    <w:p w14:paraId="1F68DE76" w14:textId="34137FEB" w:rsidR="00B53ADB" w:rsidRDefault="00B53ADB" w:rsidP="00B53ADB">
      <w:r>
        <w:t xml:space="preserve">- From </w:t>
      </w:r>
      <w:r w:rsidR="0023661E">
        <w:t xml:space="preserve">a </w:t>
      </w:r>
      <w:r>
        <w:t xml:space="preserve">model perspective, </w:t>
      </w:r>
      <w:r w:rsidR="00B44602" w:rsidRPr="00150630">
        <w:t>it is observed that</w:t>
      </w:r>
      <w:r w:rsidR="00B44602">
        <w:t xml:space="preserve"> </w:t>
      </w:r>
      <w:r w:rsidR="004B40D2">
        <w:t>voting classifier</w:t>
      </w:r>
      <w:r w:rsidR="004B40D2">
        <w:rPr>
          <w:rFonts w:asciiTheme="minorEastAsia" w:eastAsiaTheme="minorEastAsia" w:hAnsiTheme="minorEastAsia" w:hint="eastAsia"/>
          <w:lang w:eastAsia="zh-TW"/>
        </w:rPr>
        <w:t>,</w:t>
      </w:r>
      <w:r w:rsidR="004B40D2">
        <w:t xml:space="preserve"> logistic regression with 4 principal components </w:t>
      </w:r>
      <w:r w:rsidR="004B40D2" w:rsidRPr="004B40D2">
        <w:rPr>
          <w:rFonts w:hint="eastAsia"/>
        </w:rPr>
        <w:t>a</w:t>
      </w:r>
      <w:r w:rsidR="004B40D2" w:rsidRPr="004B40D2">
        <w:t xml:space="preserve">nd </w:t>
      </w:r>
      <w:r w:rsidR="004B40D2">
        <w:t>extra tre</w:t>
      </w:r>
      <w:r w:rsidR="00F14ABC">
        <w:t>e</w:t>
      </w:r>
      <w:r w:rsidR="004B40D2">
        <w:t xml:space="preserve">s </w:t>
      </w:r>
      <w:r w:rsidR="00F14ABC">
        <w:t xml:space="preserve">as our candidate models performs well, with Voting works best, followed by logistic regression with 4 principal components </w:t>
      </w:r>
      <w:r w:rsidR="00F14ABC" w:rsidRPr="004B40D2">
        <w:rPr>
          <w:rFonts w:hint="eastAsia"/>
        </w:rPr>
        <w:t>a</w:t>
      </w:r>
      <w:r w:rsidR="00F14ABC" w:rsidRPr="004B40D2">
        <w:t xml:space="preserve">nd </w:t>
      </w:r>
      <w:r w:rsidR="00F14ABC">
        <w:t>extra tress. S</w:t>
      </w:r>
      <w:r w:rsidR="00970500">
        <w:t>upport vector machine with 4 principal components</w:t>
      </w:r>
      <w:r w:rsidR="00F14ABC">
        <w:t xml:space="preserve"> still gives fair prediction results while </w:t>
      </w:r>
      <w:r w:rsidR="00B44602">
        <w:t xml:space="preserve">support vector machine with </w:t>
      </w:r>
      <w:r w:rsidR="00970500" w:rsidRPr="00970500">
        <w:rPr>
          <w:rFonts w:hint="eastAsia"/>
        </w:rPr>
        <w:t>20</w:t>
      </w:r>
      <w:r w:rsidR="00B44602">
        <w:t xml:space="preserve"> principal components </w:t>
      </w:r>
      <w:r w:rsidR="00F14ABC">
        <w:t>performs poorly, suggesting potential overfitting and data mining bias with 20 principal components.</w:t>
      </w:r>
    </w:p>
    <w:p w14:paraId="4CB4B69F" w14:textId="6E00EF20" w:rsidR="009017F2" w:rsidRPr="00150630" w:rsidRDefault="009017F2" w:rsidP="009017F2">
      <w:r w:rsidRPr="00150630">
        <w:t xml:space="preserve">- From </w:t>
      </w:r>
      <w:r>
        <w:t xml:space="preserve">a </w:t>
      </w:r>
      <w:r w:rsidRPr="00150630">
        <w:t xml:space="preserve">feature perspective, </w:t>
      </w:r>
      <w:r w:rsidR="00123CA7">
        <w:t xml:space="preserve">we could see models with </w:t>
      </w:r>
      <w:r w:rsidR="00123CA7" w:rsidRPr="00150630">
        <w:t xml:space="preserve">features </w:t>
      </w:r>
      <w:r w:rsidR="00123CA7">
        <w:t xml:space="preserve">without </w:t>
      </w:r>
      <w:r w:rsidR="00123CA7" w:rsidRPr="00150630">
        <w:t xml:space="preserve">undergoing fractional differencing </w:t>
      </w:r>
      <w:r w:rsidR="00123CA7">
        <w:t xml:space="preserve">performs </w:t>
      </w:r>
      <w:r w:rsidR="00123CA7" w:rsidRPr="00123CA7">
        <w:rPr>
          <w:rFonts w:hint="eastAsia"/>
        </w:rPr>
        <w:t>f</w:t>
      </w:r>
      <w:r w:rsidR="00123CA7" w:rsidRPr="00123CA7">
        <w:t>airly with other feature sets.</w:t>
      </w:r>
    </w:p>
    <w:p w14:paraId="2E95AD86" w14:textId="14275F1E" w:rsidR="000E4B89" w:rsidRDefault="009B1749" w:rsidP="009B1749">
      <w:pPr>
        <w:pStyle w:val="Caption"/>
      </w:pPr>
      <w:r>
        <w:t xml:space="preserve">Figure </w:t>
      </w:r>
      <w:fldSimple w:instr=" SEQ Figure \* ARABIC ">
        <w:r w:rsidR="008E792A">
          <w:rPr>
            <w:noProof/>
          </w:rPr>
          <w:t>13</w:t>
        </w:r>
      </w:fldSimple>
      <w:r>
        <w:t xml:space="preserve"> </w:t>
      </w:r>
      <w:r w:rsidRPr="00D03DAF">
        <w:t xml:space="preserve">Average </w:t>
      </w:r>
      <w:r>
        <w:t>volatilities</w:t>
      </w:r>
      <w:r w:rsidRPr="00D03DAF">
        <w:t xml:space="preserve"> across currency pairs </w:t>
      </w:r>
      <w:r w:rsidRPr="00D93566">
        <w:t xml:space="preserve">for </w:t>
      </w:r>
      <w:r>
        <w:t>testing set</w:t>
      </w:r>
    </w:p>
    <w:p w14:paraId="3F2EA940" w14:textId="4B0320C5" w:rsidR="00EA28AD" w:rsidRDefault="00614787" w:rsidP="00EA28AD">
      <w:r>
        <w:rPr>
          <w:noProof/>
        </w:rPr>
        <w:lastRenderedPageBreak/>
        <w:drawing>
          <wp:inline distT="0" distB="0" distL="0" distR="0" wp14:anchorId="76980FEB" wp14:editId="788E3392">
            <wp:extent cx="5058410" cy="2722880"/>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8410" cy="2722880"/>
                    </a:xfrm>
                    <a:prstGeom prst="rect">
                      <a:avLst/>
                    </a:prstGeom>
                    <a:noFill/>
                    <a:ln>
                      <a:noFill/>
                    </a:ln>
                  </pic:spPr>
                </pic:pic>
              </a:graphicData>
            </a:graphic>
          </wp:inline>
        </w:drawing>
      </w:r>
    </w:p>
    <w:p w14:paraId="54A46692" w14:textId="77777777" w:rsidR="00614787" w:rsidRDefault="00614787" w:rsidP="00614787">
      <w:r>
        <w:t>For standard deviations across currency pairs:</w:t>
      </w:r>
    </w:p>
    <w:p w14:paraId="41FFC49B" w14:textId="23068050" w:rsidR="00614787" w:rsidRDefault="00614787" w:rsidP="00614787">
      <w:r>
        <w:t xml:space="preserve">- From a model perspective, </w:t>
      </w:r>
      <w:proofErr w:type="gramStart"/>
      <w:r>
        <w:t>similar to</w:t>
      </w:r>
      <w:proofErr w:type="gramEnd"/>
      <w:r>
        <w:t xml:space="preserve"> cross validation results, it is observed that Naive Bayes model gives minimal standard deviations while other models give similar level of volatility.</w:t>
      </w:r>
    </w:p>
    <w:p w14:paraId="0C2658C9" w14:textId="6D0FCA8E" w:rsidR="00614787" w:rsidRDefault="00614787" w:rsidP="00614787">
      <w:r>
        <w:t xml:space="preserve">- From a features perspective, </w:t>
      </w:r>
      <w:proofErr w:type="gramStart"/>
      <w:r>
        <w:t>similar to</w:t>
      </w:r>
      <w:proofErr w:type="gramEnd"/>
      <w:r>
        <w:t xml:space="preserve"> cross validation results, we do not observe significant different across features with the exception of the feature set with Naïve Bayes model.</w:t>
      </w:r>
    </w:p>
    <w:p w14:paraId="3D1AB414" w14:textId="5B9533E0" w:rsidR="009B1749" w:rsidRDefault="009B1749" w:rsidP="009B1749">
      <w:pPr>
        <w:pStyle w:val="Caption"/>
      </w:pPr>
      <w:r>
        <w:t xml:space="preserve">Figure </w:t>
      </w:r>
      <w:fldSimple w:instr=" SEQ Figure \* ARABIC ">
        <w:r w:rsidR="008E792A">
          <w:rPr>
            <w:noProof/>
          </w:rPr>
          <w:t>14</w:t>
        </w:r>
      </w:fldSimple>
      <w:r>
        <w:t xml:space="preserve"> </w:t>
      </w:r>
      <w:r w:rsidRPr="00B05FF9">
        <w:t xml:space="preserve">Average </w:t>
      </w:r>
      <w:r>
        <w:t xml:space="preserve">Sharpe ratio </w:t>
      </w:r>
      <w:r w:rsidRPr="00B05FF9">
        <w:t xml:space="preserve">across currency pairs </w:t>
      </w:r>
      <w:r w:rsidRPr="00D93566">
        <w:t xml:space="preserve">for </w:t>
      </w:r>
      <w:r>
        <w:t>testing set</w:t>
      </w:r>
    </w:p>
    <w:p w14:paraId="447B2AD2" w14:textId="39A1152F" w:rsidR="00EA28AD" w:rsidRDefault="009F6110" w:rsidP="00EA28AD">
      <w:r>
        <w:rPr>
          <w:noProof/>
        </w:rPr>
        <w:drawing>
          <wp:inline distT="0" distB="0" distL="0" distR="0" wp14:anchorId="31A8E26A" wp14:editId="18038779">
            <wp:extent cx="5058410" cy="2722880"/>
            <wp:effectExtent l="0" t="0" r="889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8410" cy="2722880"/>
                    </a:xfrm>
                    <a:prstGeom prst="rect">
                      <a:avLst/>
                    </a:prstGeom>
                    <a:noFill/>
                    <a:ln>
                      <a:noFill/>
                    </a:ln>
                  </pic:spPr>
                </pic:pic>
              </a:graphicData>
            </a:graphic>
          </wp:inline>
        </w:drawing>
      </w:r>
    </w:p>
    <w:p w14:paraId="4426A609" w14:textId="77777777" w:rsidR="00C25211" w:rsidRDefault="00C25211" w:rsidP="00C25211">
      <w:r>
        <w:t>For Sharpe Ratio across currency pairs:</w:t>
      </w:r>
    </w:p>
    <w:p w14:paraId="5895B800" w14:textId="04B93593" w:rsidR="00B535EA" w:rsidRDefault="00B535EA" w:rsidP="00B535EA">
      <w:r>
        <w:t xml:space="preserve">- From a model perspective, given the volatility is largely consistent across features, </w:t>
      </w:r>
      <w:r w:rsidR="003B20EC" w:rsidRPr="00150630">
        <w:t>it is observed that</w:t>
      </w:r>
      <w:r w:rsidR="003B20EC">
        <w:t xml:space="preserve"> voting classifier</w:t>
      </w:r>
      <w:r w:rsidR="003B20EC">
        <w:rPr>
          <w:rFonts w:asciiTheme="minorEastAsia" w:eastAsiaTheme="minorEastAsia" w:hAnsiTheme="minorEastAsia" w:hint="eastAsia"/>
          <w:lang w:eastAsia="zh-TW"/>
        </w:rPr>
        <w:t>,</w:t>
      </w:r>
      <w:r w:rsidR="003B20EC">
        <w:t xml:space="preserve"> logistic regression with 4 principal components </w:t>
      </w:r>
      <w:r w:rsidR="003B20EC" w:rsidRPr="004B40D2">
        <w:rPr>
          <w:rFonts w:hint="eastAsia"/>
        </w:rPr>
        <w:t>a</w:t>
      </w:r>
      <w:r w:rsidR="003B20EC" w:rsidRPr="004B40D2">
        <w:t xml:space="preserve">nd </w:t>
      </w:r>
      <w:r w:rsidR="003B20EC">
        <w:t xml:space="preserve">extra trees as our candidate models performs well, with Voting works best, followed by logistic regression with 4 principal components </w:t>
      </w:r>
      <w:r w:rsidR="003B20EC" w:rsidRPr="004B40D2">
        <w:rPr>
          <w:rFonts w:hint="eastAsia"/>
        </w:rPr>
        <w:t>a</w:t>
      </w:r>
      <w:r w:rsidR="003B20EC" w:rsidRPr="004B40D2">
        <w:t xml:space="preserve">nd </w:t>
      </w:r>
      <w:r w:rsidR="003B20EC">
        <w:t xml:space="preserve">extra tress. Support vector machine with 4 principal components gives </w:t>
      </w:r>
      <w:r w:rsidR="003B20EC" w:rsidRPr="003B20EC">
        <w:rPr>
          <w:rFonts w:hint="eastAsia"/>
        </w:rPr>
        <w:t>b</w:t>
      </w:r>
      <w:r w:rsidR="003B20EC" w:rsidRPr="003B20EC">
        <w:t>elow-average</w:t>
      </w:r>
      <w:r w:rsidR="003B20EC">
        <w:t xml:space="preserve"> prediction results while support vector machine </w:t>
      </w:r>
      <w:r w:rsidR="003B20EC">
        <w:lastRenderedPageBreak/>
        <w:t xml:space="preserve">with </w:t>
      </w:r>
      <w:r w:rsidR="003B20EC" w:rsidRPr="00970500">
        <w:rPr>
          <w:rFonts w:hint="eastAsia"/>
        </w:rPr>
        <w:t>20</w:t>
      </w:r>
      <w:r w:rsidR="003B20EC">
        <w:t xml:space="preserve"> principal components performs poorly, suggesting potential overfitting and data mining bias with 20 principal components.</w:t>
      </w:r>
    </w:p>
    <w:p w14:paraId="44876BEE" w14:textId="77777777" w:rsidR="003B20EC" w:rsidRPr="00150630" w:rsidRDefault="003B20EC" w:rsidP="003B20EC">
      <w:r w:rsidRPr="00150630">
        <w:t xml:space="preserve">- From </w:t>
      </w:r>
      <w:r>
        <w:t xml:space="preserve">a </w:t>
      </w:r>
      <w:r w:rsidRPr="00150630">
        <w:t xml:space="preserve">feature perspective, </w:t>
      </w:r>
      <w:r>
        <w:t xml:space="preserve">we could see models with </w:t>
      </w:r>
      <w:r w:rsidRPr="00150630">
        <w:t xml:space="preserve">features </w:t>
      </w:r>
      <w:r>
        <w:t xml:space="preserve">without </w:t>
      </w:r>
      <w:r w:rsidRPr="00150630">
        <w:t xml:space="preserve">undergoing fractional differencing </w:t>
      </w:r>
      <w:r>
        <w:t xml:space="preserve">performs </w:t>
      </w:r>
      <w:r w:rsidRPr="00123CA7">
        <w:rPr>
          <w:rFonts w:hint="eastAsia"/>
        </w:rPr>
        <w:t>f</w:t>
      </w:r>
      <w:r w:rsidRPr="00123CA7">
        <w:t>airly with other feature sets.</w:t>
      </w:r>
    </w:p>
    <w:p w14:paraId="10B638E7" w14:textId="490A1C26" w:rsidR="007B76A7" w:rsidRDefault="00C25211" w:rsidP="00150630">
      <w:pPr>
        <w:rPr>
          <w:rFonts w:eastAsia="PMingLiU"/>
          <w:lang w:eastAsia="zh-TW"/>
        </w:rPr>
      </w:pPr>
      <w:r>
        <w:t xml:space="preserve">The above reinforced our observations in the </w:t>
      </w:r>
      <w:r w:rsidR="007B76A7">
        <w:t xml:space="preserve">cross </w:t>
      </w:r>
      <w:r>
        <w:t>validation during this out-of-sample testing.</w:t>
      </w:r>
      <w:r w:rsidR="0083173E">
        <w:t xml:space="preserve"> </w:t>
      </w:r>
      <w:r w:rsidR="0083173E" w:rsidRPr="00F0601E">
        <w:rPr>
          <w:rFonts w:eastAsia="PMingLiU"/>
          <w:lang w:eastAsia="zh-TW"/>
        </w:rPr>
        <w:t xml:space="preserve">It is concluded the </w:t>
      </w:r>
      <w:r w:rsidR="007B76A7">
        <w:t>voting classifier</w:t>
      </w:r>
      <w:r w:rsidR="007B76A7">
        <w:rPr>
          <w:rFonts w:asciiTheme="minorEastAsia" w:eastAsiaTheme="minorEastAsia" w:hAnsiTheme="minorEastAsia" w:hint="eastAsia"/>
          <w:lang w:eastAsia="zh-TW"/>
        </w:rPr>
        <w:t>,</w:t>
      </w:r>
      <w:r w:rsidR="007B76A7">
        <w:t xml:space="preserve"> logistic regression with 4 principal components as our candidate models performs best while extra trees </w:t>
      </w:r>
      <w:proofErr w:type="gramStart"/>
      <w:r w:rsidR="007B76A7">
        <w:t>performs</w:t>
      </w:r>
      <w:proofErr w:type="gramEnd"/>
      <w:r w:rsidR="007B76A7">
        <w:t xml:space="preserve"> well in the out-sample testing, among the same set of </w:t>
      </w:r>
      <w:r w:rsidR="007B76A7" w:rsidRPr="00150630">
        <w:t xml:space="preserve">features </w:t>
      </w:r>
      <w:r w:rsidR="007B76A7">
        <w:t xml:space="preserve">without </w:t>
      </w:r>
      <w:r w:rsidR="007B76A7" w:rsidRPr="00150630">
        <w:t>undergoing fractional differencing</w:t>
      </w:r>
      <w:r w:rsidR="007B76A7">
        <w:t>.</w:t>
      </w:r>
    </w:p>
    <w:p w14:paraId="0619C8B6" w14:textId="48D8E446" w:rsidR="00C25211" w:rsidRPr="00D71625" w:rsidRDefault="00DA04C4" w:rsidP="00150630">
      <w:pPr>
        <w:rPr>
          <w:rFonts w:eastAsia="PMingLiU"/>
          <w:lang w:eastAsia="zh-TW"/>
        </w:rPr>
      </w:pPr>
      <w:r>
        <w:rPr>
          <w:rFonts w:eastAsia="PMingLiU"/>
          <w:lang w:eastAsia="zh-TW"/>
        </w:rPr>
        <w:t>Considering t</w:t>
      </w:r>
      <w:r w:rsidR="0083173E" w:rsidRPr="00F0601E">
        <w:rPr>
          <w:rFonts w:eastAsia="PMingLiU"/>
          <w:lang w:eastAsia="zh-TW"/>
        </w:rPr>
        <w:t>he consistency</w:t>
      </w:r>
      <w:r w:rsidR="0023661E">
        <w:rPr>
          <w:rFonts w:eastAsia="PMingLiU"/>
          <w:lang w:eastAsia="zh-TW"/>
        </w:rPr>
        <w:t xml:space="preserve"> of</w:t>
      </w:r>
      <w:r w:rsidR="0083173E" w:rsidRPr="00F0601E">
        <w:rPr>
          <w:rFonts w:eastAsia="PMingLiU"/>
          <w:lang w:eastAsia="zh-TW"/>
        </w:rPr>
        <w:t xml:space="preserve"> model performance between validation and out-sample testing phase</w:t>
      </w:r>
      <w:r>
        <w:rPr>
          <w:rFonts w:eastAsia="PMingLiU"/>
          <w:lang w:eastAsia="zh-TW"/>
        </w:rPr>
        <w:t>, we will be using</w:t>
      </w:r>
      <w:r w:rsidRPr="00DA04C4">
        <w:t xml:space="preserve"> </w:t>
      </w:r>
      <w:r>
        <w:t>voting classifier</w:t>
      </w:r>
      <w:r>
        <w:rPr>
          <w:rFonts w:asciiTheme="minorEastAsia" w:eastAsiaTheme="minorEastAsia" w:hAnsiTheme="minorEastAsia" w:hint="eastAsia"/>
          <w:lang w:eastAsia="zh-TW"/>
        </w:rPr>
        <w:t>,</w:t>
      </w:r>
      <w:r>
        <w:t xml:space="preserve"> logistic regression with 4 principal </w:t>
      </w:r>
      <w:r w:rsidRPr="00D71625">
        <w:t>components with features without undergoing fractional differencing.</w:t>
      </w:r>
    </w:p>
    <w:p w14:paraId="70C4AA10" w14:textId="77777777" w:rsidR="0006631B" w:rsidRPr="00D71625" w:rsidRDefault="0006631B" w:rsidP="0043607A">
      <w:pPr>
        <w:pStyle w:val="Heading1"/>
        <w:numPr>
          <w:ilvl w:val="0"/>
          <w:numId w:val="12"/>
        </w:numPr>
      </w:pPr>
      <w:r w:rsidRPr="00D71625">
        <w:t xml:space="preserve">Discussion </w:t>
      </w:r>
    </w:p>
    <w:p w14:paraId="43BD1E46" w14:textId="3BB79B9D" w:rsidR="0083173E" w:rsidRPr="00D71625" w:rsidRDefault="006B7AA2" w:rsidP="008233E7">
      <w:r w:rsidRPr="00D71625">
        <w:t>Here we are going to drill into how the model performs for individual currency pair</w:t>
      </w:r>
      <w:r w:rsidR="0023661E" w:rsidRPr="00D71625">
        <w:t>s</w:t>
      </w:r>
      <w:r w:rsidRPr="00D71625">
        <w:t xml:space="preserve"> fo</w:t>
      </w:r>
      <w:r w:rsidR="007E63D1" w:rsidRPr="00D71625">
        <w:t>r</w:t>
      </w:r>
      <w:r w:rsidRPr="00D71625">
        <w:t xml:space="preserve">m our </w:t>
      </w:r>
      <w:proofErr w:type="spellStart"/>
      <w:r w:rsidRPr="00D71625">
        <w:t>backtesting</w:t>
      </w:r>
      <w:proofErr w:type="spellEnd"/>
      <w:r w:rsidRPr="00D71625">
        <w:t xml:space="preserve"> results.</w:t>
      </w:r>
      <w:r w:rsidR="003B3BC1" w:rsidRPr="00D71625">
        <w:t xml:space="preserve"> </w:t>
      </w:r>
      <w:r w:rsidR="002B73A3" w:rsidRPr="00D71625">
        <w:t xml:space="preserve">We are leveraging the existing </w:t>
      </w:r>
      <w:proofErr w:type="spellStart"/>
      <w:r w:rsidR="002B73A3" w:rsidRPr="00D71625">
        <w:t>pyfolio</w:t>
      </w:r>
      <w:proofErr w:type="spellEnd"/>
      <w:r w:rsidR="002B73A3" w:rsidRPr="00D71625">
        <w:t xml:space="preserve"> package to produce the </w:t>
      </w:r>
      <w:proofErr w:type="spellStart"/>
      <w:r w:rsidR="002B73A3" w:rsidRPr="00D71625">
        <w:t>backtesting</w:t>
      </w:r>
      <w:proofErr w:type="spellEnd"/>
      <w:r w:rsidR="002B73A3" w:rsidRPr="00D71625">
        <w:t xml:space="preserve"> results for us, which may have deviation between our implementation for annualized return, annualized volatility and Sharpe ratio presented above. </w:t>
      </w:r>
      <w:r w:rsidR="003B3BC1" w:rsidRPr="00D71625">
        <w:t xml:space="preserve">It is noted that our </w:t>
      </w:r>
      <w:proofErr w:type="spellStart"/>
      <w:r w:rsidR="003B3BC1" w:rsidRPr="00D71625">
        <w:t>backtesting</w:t>
      </w:r>
      <w:proofErr w:type="spellEnd"/>
      <w:r w:rsidR="003B3BC1" w:rsidRPr="00D71625">
        <w:t xml:space="preserve"> period covers the COVID-19 market crash in March, which could </w:t>
      </w:r>
      <w:r w:rsidR="00783312" w:rsidRPr="00D71625">
        <w:t>be one</w:t>
      </w:r>
      <w:r w:rsidR="003B3BC1" w:rsidRPr="00D71625">
        <w:t xml:space="preserve"> way to look at the model robustness in handling crisis scenarios which </w:t>
      </w:r>
      <w:r w:rsidR="007E63D1" w:rsidRPr="00D71625">
        <w:t xml:space="preserve">the model </w:t>
      </w:r>
      <w:r w:rsidR="003B3BC1" w:rsidRPr="00D71625">
        <w:t>may not be trained specifically for.</w:t>
      </w:r>
    </w:p>
    <w:p w14:paraId="493F4403" w14:textId="1B6FF2C6" w:rsidR="00DC6FAF" w:rsidRPr="00D71625" w:rsidRDefault="00DC6FAF" w:rsidP="00A87D82">
      <w:pPr>
        <w:pStyle w:val="Heading3"/>
      </w:pPr>
      <w:r w:rsidRPr="00D71625">
        <w:t xml:space="preserve">Logistic regressions with 4 principal components with </w:t>
      </w:r>
      <w:r w:rsidR="00783312" w:rsidRPr="00D71625">
        <w:t>features not applied for fractional differencing</w:t>
      </w:r>
    </w:p>
    <w:p w14:paraId="1B21061A" w14:textId="77777777" w:rsidR="003B3BC1" w:rsidRPr="00D71625" w:rsidRDefault="003B3BC1" w:rsidP="000C5305">
      <w:r w:rsidRPr="00D71625">
        <w:t xml:space="preserve">The following is the </w:t>
      </w:r>
      <w:proofErr w:type="spellStart"/>
      <w:r w:rsidRPr="00D71625">
        <w:t>backtesting</w:t>
      </w:r>
      <w:proofErr w:type="spellEnd"/>
      <w:r w:rsidRPr="00D71625">
        <w:t xml:space="preserve"> results across currencies from logistic regressions with 4 </w:t>
      </w:r>
      <w:r w:rsidR="001D5CD1" w:rsidRPr="00D71625">
        <w:t>principal</w:t>
      </w:r>
      <w:r w:rsidRPr="00D71625">
        <w:t xml:space="preserve"> components with top features pre-selected by random forest.</w:t>
      </w:r>
    </w:p>
    <w:tbl>
      <w:tblPr>
        <w:tblW w:w="7620" w:type="dxa"/>
        <w:tblCellMar>
          <w:left w:w="28" w:type="dxa"/>
          <w:right w:w="28" w:type="dxa"/>
        </w:tblCellMar>
        <w:tblLook w:val="04A0" w:firstRow="1" w:lastRow="0" w:firstColumn="1" w:lastColumn="0" w:noHBand="0" w:noVBand="1"/>
      </w:tblPr>
      <w:tblGrid>
        <w:gridCol w:w="960"/>
        <w:gridCol w:w="785"/>
        <w:gridCol w:w="794"/>
        <w:gridCol w:w="750"/>
        <w:gridCol w:w="777"/>
        <w:gridCol w:w="785"/>
        <w:gridCol w:w="768"/>
        <w:gridCol w:w="785"/>
        <w:gridCol w:w="741"/>
        <w:gridCol w:w="688"/>
      </w:tblGrid>
      <w:tr w:rsidR="00170BC9" w:rsidRPr="00170BC9" w14:paraId="23782747" w14:textId="77777777" w:rsidTr="00170BC9">
        <w:trPr>
          <w:trHeight w:val="288"/>
        </w:trPr>
        <w:tc>
          <w:tcPr>
            <w:tcW w:w="960" w:type="dxa"/>
            <w:tcBorders>
              <w:top w:val="nil"/>
              <w:left w:val="nil"/>
              <w:bottom w:val="nil"/>
              <w:right w:val="nil"/>
            </w:tcBorders>
            <w:shd w:val="clear" w:color="auto" w:fill="auto"/>
            <w:noWrap/>
            <w:vAlign w:val="bottom"/>
            <w:hideMark/>
          </w:tcPr>
          <w:p w14:paraId="054CF2A7" w14:textId="77777777" w:rsidR="00170BC9" w:rsidRPr="00170BC9" w:rsidRDefault="00170BC9" w:rsidP="00170BC9">
            <w:pPr>
              <w:spacing w:after="0" w:line="240" w:lineRule="auto"/>
              <w:jc w:val="left"/>
              <w:rPr>
                <w:rFonts w:eastAsia="Times New Roman"/>
                <w:color w:val="auto"/>
                <w:sz w:val="16"/>
                <w:szCs w:val="16"/>
                <w:lang w:eastAsia="zh-TW"/>
              </w:rPr>
            </w:pPr>
          </w:p>
        </w:tc>
        <w:tc>
          <w:tcPr>
            <w:tcW w:w="740" w:type="dxa"/>
            <w:tcBorders>
              <w:top w:val="nil"/>
              <w:left w:val="nil"/>
              <w:bottom w:val="nil"/>
              <w:right w:val="nil"/>
            </w:tcBorders>
            <w:shd w:val="clear" w:color="000000" w:fill="FFFFFF"/>
            <w:vAlign w:val="center"/>
            <w:hideMark/>
          </w:tcPr>
          <w:p w14:paraId="7405A8F0"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AUD/USD</w:t>
            </w:r>
          </w:p>
        </w:tc>
        <w:tc>
          <w:tcPr>
            <w:tcW w:w="740" w:type="dxa"/>
            <w:tcBorders>
              <w:top w:val="nil"/>
              <w:left w:val="nil"/>
              <w:bottom w:val="nil"/>
              <w:right w:val="nil"/>
            </w:tcBorders>
            <w:shd w:val="clear" w:color="000000" w:fill="FFFFFF"/>
            <w:vAlign w:val="center"/>
            <w:hideMark/>
          </w:tcPr>
          <w:p w14:paraId="182EE8D7"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AUD/CAD</w:t>
            </w:r>
          </w:p>
        </w:tc>
        <w:tc>
          <w:tcPr>
            <w:tcW w:w="740" w:type="dxa"/>
            <w:tcBorders>
              <w:top w:val="nil"/>
              <w:left w:val="nil"/>
              <w:bottom w:val="nil"/>
              <w:right w:val="nil"/>
            </w:tcBorders>
            <w:shd w:val="clear" w:color="000000" w:fill="FFFFFF"/>
            <w:vAlign w:val="center"/>
            <w:hideMark/>
          </w:tcPr>
          <w:p w14:paraId="5AA73813"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AUD/JPY</w:t>
            </w:r>
          </w:p>
        </w:tc>
        <w:tc>
          <w:tcPr>
            <w:tcW w:w="740" w:type="dxa"/>
            <w:tcBorders>
              <w:top w:val="nil"/>
              <w:left w:val="nil"/>
              <w:bottom w:val="nil"/>
              <w:right w:val="nil"/>
            </w:tcBorders>
            <w:shd w:val="clear" w:color="000000" w:fill="FFFFFF"/>
            <w:vAlign w:val="center"/>
            <w:hideMark/>
          </w:tcPr>
          <w:p w14:paraId="5C1F250A"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EUR/USD</w:t>
            </w:r>
          </w:p>
        </w:tc>
        <w:tc>
          <w:tcPr>
            <w:tcW w:w="740" w:type="dxa"/>
            <w:tcBorders>
              <w:top w:val="nil"/>
              <w:left w:val="nil"/>
              <w:bottom w:val="nil"/>
              <w:right w:val="nil"/>
            </w:tcBorders>
            <w:shd w:val="clear" w:color="000000" w:fill="FFFFFF"/>
            <w:vAlign w:val="center"/>
            <w:hideMark/>
          </w:tcPr>
          <w:p w14:paraId="31DCDF4E"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GBP/USD</w:t>
            </w:r>
          </w:p>
        </w:tc>
        <w:tc>
          <w:tcPr>
            <w:tcW w:w="740" w:type="dxa"/>
            <w:tcBorders>
              <w:top w:val="nil"/>
              <w:left w:val="nil"/>
              <w:bottom w:val="nil"/>
              <w:right w:val="nil"/>
            </w:tcBorders>
            <w:shd w:val="clear" w:color="000000" w:fill="FFFFFF"/>
            <w:vAlign w:val="center"/>
            <w:hideMark/>
          </w:tcPr>
          <w:p w14:paraId="016F71AE"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NZD/USD</w:t>
            </w:r>
          </w:p>
        </w:tc>
        <w:tc>
          <w:tcPr>
            <w:tcW w:w="740" w:type="dxa"/>
            <w:tcBorders>
              <w:top w:val="nil"/>
              <w:left w:val="nil"/>
              <w:bottom w:val="nil"/>
              <w:right w:val="nil"/>
            </w:tcBorders>
            <w:shd w:val="clear" w:color="000000" w:fill="FFFFFF"/>
            <w:vAlign w:val="center"/>
            <w:hideMark/>
          </w:tcPr>
          <w:p w14:paraId="2B68D87C"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USD/CAD</w:t>
            </w:r>
          </w:p>
        </w:tc>
        <w:tc>
          <w:tcPr>
            <w:tcW w:w="740" w:type="dxa"/>
            <w:tcBorders>
              <w:top w:val="nil"/>
              <w:left w:val="nil"/>
              <w:bottom w:val="nil"/>
              <w:right w:val="nil"/>
            </w:tcBorders>
            <w:shd w:val="clear" w:color="000000" w:fill="FFFFFF"/>
            <w:vAlign w:val="center"/>
            <w:hideMark/>
          </w:tcPr>
          <w:p w14:paraId="7045D055"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USD/JPY</w:t>
            </w:r>
          </w:p>
        </w:tc>
        <w:tc>
          <w:tcPr>
            <w:tcW w:w="740" w:type="dxa"/>
            <w:tcBorders>
              <w:top w:val="nil"/>
              <w:left w:val="nil"/>
              <w:bottom w:val="nil"/>
              <w:right w:val="nil"/>
            </w:tcBorders>
            <w:shd w:val="clear" w:color="000000" w:fill="FFFFFF"/>
            <w:vAlign w:val="center"/>
            <w:hideMark/>
          </w:tcPr>
          <w:p w14:paraId="41563691"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Average</w:t>
            </w:r>
          </w:p>
        </w:tc>
      </w:tr>
      <w:tr w:rsidR="00170BC9" w:rsidRPr="00170BC9" w14:paraId="494BACFE" w14:textId="77777777" w:rsidTr="00170BC9">
        <w:trPr>
          <w:trHeight w:val="384"/>
        </w:trPr>
        <w:tc>
          <w:tcPr>
            <w:tcW w:w="960" w:type="dxa"/>
            <w:tcBorders>
              <w:top w:val="nil"/>
              <w:left w:val="nil"/>
              <w:bottom w:val="nil"/>
              <w:right w:val="nil"/>
            </w:tcBorders>
            <w:shd w:val="clear" w:color="000000" w:fill="F5F5F5"/>
            <w:vAlign w:val="center"/>
            <w:hideMark/>
          </w:tcPr>
          <w:p w14:paraId="53879706"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Annual return</w:t>
            </w:r>
          </w:p>
        </w:tc>
        <w:tc>
          <w:tcPr>
            <w:tcW w:w="740" w:type="dxa"/>
            <w:tcBorders>
              <w:top w:val="nil"/>
              <w:left w:val="nil"/>
              <w:bottom w:val="nil"/>
              <w:right w:val="nil"/>
            </w:tcBorders>
            <w:shd w:val="clear" w:color="000000" w:fill="F5F5F5"/>
            <w:vAlign w:val="center"/>
            <w:hideMark/>
          </w:tcPr>
          <w:p w14:paraId="13B99EEB"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40%</w:t>
            </w:r>
          </w:p>
        </w:tc>
        <w:tc>
          <w:tcPr>
            <w:tcW w:w="740" w:type="dxa"/>
            <w:tcBorders>
              <w:top w:val="nil"/>
              <w:left w:val="nil"/>
              <w:bottom w:val="nil"/>
              <w:right w:val="nil"/>
            </w:tcBorders>
            <w:shd w:val="clear" w:color="000000" w:fill="F5F5F5"/>
            <w:vAlign w:val="center"/>
            <w:hideMark/>
          </w:tcPr>
          <w:p w14:paraId="531259C3"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w:t>
            </w:r>
          </w:p>
        </w:tc>
        <w:tc>
          <w:tcPr>
            <w:tcW w:w="740" w:type="dxa"/>
            <w:tcBorders>
              <w:top w:val="nil"/>
              <w:left w:val="nil"/>
              <w:bottom w:val="nil"/>
              <w:right w:val="nil"/>
            </w:tcBorders>
            <w:shd w:val="clear" w:color="000000" w:fill="F5F5F5"/>
            <w:vAlign w:val="center"/>
            <w:hideMark/>
          </w:tcPr>
          <w:p w14:paraId="020A771E"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-4%</w:t>
            </w:r>
          </w:p>
        </w:tc>
        <w:tc>
          <w:tcPr>
            <w:tcW w:w="740" w:type="dxa"/>
            <w:tcBorders>
              <w:top w:val="nil"/>
              <w:left w:val="nil"/>
              <w:bottom w:val="nil"/>
              <w:right w:val="nil"/>
            </w:tcBorders>
            <w:shd w:val="clear" w:color="000000" w:fill="F5F5F5"/>
            <w:vAlign w:val="center"/>
            <w:hideMark/>
          </w:tcPr>
          <w:p w14:paraId="6688753D"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7%</w:t>
            </w:r>
          </w:p>
        </w:tc>
        <w:tc>
          <w:tcPr>
            <w:tcW w:w="740" w:type="dxa"/>
            <w:tcBorders>
              <w:top w:val="nil"/>
              <w:left w:val="nil"/>
              <w:bottom w:val="nil"/>
              <w:right w:val="nil"/>
            </w:tcBorders>
            <w:shd w:val="clear" w:color="000000" w:fill="F5F5F5"/>
            <w:vAlign w:val="center"/>
            <w:hideMark/>
          </w:tcPr>
          <w:p w14:paraId="1C069FF9"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45%</w:t>
            </w:r>
          </w:p>
        </w:tc>
        <w:tc>
          <w:tcPr>
            <w:tcW w:w="740" w:type="dxa"/>
            <w:tcBorders>
              <w:top w:val="nil"/>
              <w:left w:val="nil"/>
              <w:bottom w:val="nil"/>
              <w:right w:val="nil"/>
            </w:tcBorders>
            <w:shd w:val="clear" w:color="000000" w:fill="F5F5F5"/>
            <w:vAlign w:val="center"/>
            <w:hideMark/>
          </w:tcPr>
          <w:p w14:paraId="4533D2C5"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40%</w:t>
            </w:r>
          </w:p>
        </w:tc>
        <w:tc>
          <w:tcPr>
            <w:tcW w:w="740" w:type="dxa"/>
            <w:tcBorders>
              <w:top w:val="nil"/>
              <w:left w:val="nil"/>
              <w:bottom w:val="nil"/>
              <w:right w:val="nil"/>
            </w:tcBorders>
            <w:shd w:val="clear" w:color="000000" w:fill="F5F5F5"/>
            <w:vAlign w:val="center"/>
            <w:hideMark/>
          </w:tcPr>
          <w:p w14:paraId="7029BC0F"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23%</w:t>
            </w:r>
          </w:p>
        </w:tc>
        <w:tc>
          <w:tcPr>
            <w:tcW w:w="740" w:type="dxa"/>
            <w:tcBorders>
              <w:top w:val="nil"/>
              <w:left w:val="nil"/>
              <w:bottom w:val="nil"/>
              <w:right w:val="nil"/>
            </w:tcBorders>
            <w:shd w:val="clear" w:color="000000" w:fill="F5F5F5"/>
            <w:vAlign w:val="center"/>
            <w:hideMark/>
          </w:tcPr>
          <w:p w14:paraId="0C208C41"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61%</w:t>
            </w:r>
          </w:p>
        </w:tc>
        <w:tc>
          <w:tcPr>
            <w:tcW w:w="740" w:type="dxa"/>
            <w:tcBorders>
              <w:top w:val="nil"/>
              <w:left w:val="nil"/>
              <w:bottom w:val="nil"/>
              <w:right w:val="nil"/>
            </w:tcBorders>
            <w:shd w:val="clear" w:color="000000" w:fill="F5F5F5"/>
            <w:vAlign w:val="center"/>
            <w:hideMark/>
          </w:tcPr>
          <w:p w14:paraId="57B15661"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27%</w:t>
            </w:r>
          </w:p>
        </w:tc>
      </w:tr>
      <w:tr w:rsidR="00170BC9" w:rsidRPr="00170BC9" w14:paraId="1FD198B0" w14:textId="77777777" w:rsidTr="00170BC9">
        <w:trPr>
          <w:trHeight w:val="384"/>
        </w:trPr>
        <w:tc>
          <w:tcPr>
            <w:tcW w:w="960" w:type="dxa"/>
            <w:tcBorders>
              <w:top w:val="nil"/>
              <w:left w:val="nil"/>
              <w:bottom w:val="nil"/>
              <w:right w:val="nil"/>
            </w:tcBorders>
            <w:shd w:val="clear" w:color="000000" w:fill="FFFFFF"/>
            <w:vAlign w:val="center"/>
            <w:hideMark/>
          </w:tcPr>
          <w:p w14:paraId="7738595F"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Cumulative returns</w:t>
            </w:r>
          </w:p>
        </w:tc>
        <w:tc>
          <w:tcPr>
            <w:tcW w:w="740" w:type="dxa"/>
            <w:tcBorders>
              <w:top w:val="nil"/>
              <w:left w:val="nil"/>
              <w:bottom w:val="nil"/>
              <w:right w:val="nil"/>
            </w:tcBorders>
            <w:shd w:val="clear" w:color="000000" w:fill="FFFFFF"/>
            <w:vAlign w:val="center"/>
            <w:hideMark/>
          </w:tcPr>
          <w:p w14:paraId="47C98E31"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33%</w:t>
            </w:r>
          </w:p>
        </w:tc>
        <w:tc>
          <w:tcPr>
            <w:tcW w:w="740" w:type="dxa"/>
            <w:tcBorders>
              <w:top w:val="nil"/>
              <w:left w:val="nil"/>
              <w:bottom w:val="nil"/>
              <w:right w:val="nil"/>
            </w:tcBorders>
            <w:shd w:val="clear" w:color="000000" w:fill="FFFFFF"/>
            <w:vAlign w:val="center"/>
            <w:hideMark/>
          </w:tcPr>
          <w:p w14:paraId="1A60D13C"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w:t>
            </w:r>
          </w:p>
        </w:tc>
        <w:tc>
          <w:tcPr>
            <w:tcW w:w="740" w:type="dxa"/>
            <w:tcBorders>
              <w:top w:val="nil"/>
              <w:left w:val="nil"/>
              <w:bottom w:val="nil"/>
              <w:right w:val="nil"/>
            </w:tcBorders>
            <w:shd w:val="clear" w:color="000000" w:fill="FFFFFF"/>
            <w:vAlign w:val="center"/>
            <w:hideMark/>
          </w:tcPr>
          <w:p w14:paraId="0F479FB3"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-3%</w:t>
            </w:r>
          </w:p>
        </w:tc>
        <w:tc>
          <w:tcPr>
            <w:tcW w:w="740" w:type="dxa"/>
            <w:tcBorders>
              <w:top w:val="nil"/>
              <w:left w:val="nil"/>
              <w:bottom w:val="nil"/>
              <w:right w:val="nil"/>
            </w:tcBorders>
            <w:shd w:val="clear" w:color="000000" w:fill="FFFFFF"/>
            <w:vAlign w:val="center"/>
            <w:hideMark/>
          </w:tcPr>
          <w:p w14:paraId="49C652A5"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5%</w:t>
            </w:r>
          </w:p>
        </w:tc>
        <w:tc>
          <w:tcPr>
            <w:tcW w:w="740" w:type="dxa"/>
            <w:tcBorders>
              <w:top w:val="nil"/>
              <w:left w:val="nil"/>
              <w:bottom w:val="nil"/>
              <w:right w:val="nil"/>
            </w:tcBorders>
            <w:shd w:val="clear" w:color="000000" w:fill="FFFFFF"/>
            <w:vAlign w:val="center"/>
            <w:hideMark/>
          </w:tcPr>
          <w:p w14:paraId="585D5BC2"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40%</w:t>
            </w:r>
          </w:p>
        </w:tc>
        <w:tc>
          <w:tcPr>
            <w:tcW w:w="740" w:type="dxa"/>
            <w:tcBorders>
              <w:top w:val="nil"/>
              <w:left w:val="nil"/>
              <w:bottom w:val="nil"/>
              <w:right w:val="nil"/>
            </w:tcBorders>
            <w:shd w:val="clear" w:color="000000" w:fill="FFFFFF"/>
            <w:vAlign w:val="center"/>
            <w:hideMark/>
          </w:tcPr>
          <w:p w14:paraId="1095F6D3"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33%</w:t>
            </w:r>
          </w:p>
        </w:tc>
        <w:tc>
          <w:tcPr>
            <w:tcW w:w="740" w:type="dxa"/>
            <w:tcBorders>
              <w:top w:val="nil"/>
              <w:left w:val="nil"/>
              <w:bottom w:val="nil"/>
              <w:right w:val="nil"/>
            </w:tcBorders>
            <w:shd w:val="clear" w:color="000000" w:fill="FFFFFF"/>
            <w:vAlign w:val="center"/>
            <w:hideMark/>
          </w:tcPr>
          <w:p w14:paraId="642AABDB"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19%</w:t>
            </w:r>
          </w:p>
        </w:tc>
        <w:tc>
          <w:tcPr>
            <w:tcW w:w="740" w:type="dxa"/>
            <w:tcBorders>
              <w:top w:val="nil"/>
              <w:left w:val="nil"/>
              <w:bottom w:val="nil"/>
              <w:right w:val="nil"/>
            </w:tcBorders>
            <w:shd w:val="clear" w:color="000000" w:fill="FFFFFF"/>
            <w:vAlign w:val="center"/>
            <w:hideMark/>
          </w:tcPr>
          <w:p w14:paraId="540FDB08"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44%</w:t>
            </w:r>
          </w:p>
        </w:tc>
        <w:tc>
          <w:tcPr>
            <w:tcW w:w="740" w:type="dxa"/>
            <w:tcBorders>
              <w:top w:val="nil"/>
              <w:left w:val="nil"/>
              <w:bottom w:val="nil"/>
              <w:right w:val="nil"/>
            </w:tcBorders>
            <w:shd w:val="clear" w:color="000000" w:fill="FFFFFF"/>
            <w:vAlign w:val="center"/>
            <w:hideMark/>
          </w:tcPr>
          <w:p w14:paraId="7F52A003"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22%</w:t>
            </w:r>
          </w:p>
        </w:tc>
      </w:tr>
      <w:tr w:rsidR="00170BC9" w:rsidRPr="00170BC9" w14:paraId="654DA31E" w14:textId="77777777" w:rsidTr="00170BC9">
        <w:trPr>
          <w:trHeight w:val="384"/>
        </w:trPr>
        <w:tc>
          <w:tcPr>
            <w:tcW w:w="960" w:type="dxa"/>
            <w:tcBorders>
              <w:top w:val="nil"/>
              <w:left w:val="nil"/>
              <w:bottom w:val="nil"/>
              <w:right w:val="nil"/>
            </w:tcBorders>
            <w:shd w:val="clear" w:color="000000" w:fill="F5F5F5"/>
            <w:vAlign w:val="center"/>
            <w:hideMark/>
          </w:tcPr>
          <w:p w14:paraId="46DB6CAE"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Annual volatility</w:t>
            </w:r>
          </w:p>
        </w:tc>
        <w:tc>
          <w:tcPr>
            <w:tcW w:w="740" w:type="dxa"/>
            <w:tcBorders>
              <w:top w:val="nil"/>
              <w:left w:val="nil"/>
              <w:bottom w:val="nil"/>
              <w:right w:val="nil"/>
            </w:tcBorders>
            <w:shd w:val="clear" w:color="000000" w:fill="F5F5F5"/>
            <w:vAlign w:val="center"/>
            <w:hideMark/>
          </w:tcPr>
          <w:p w14:paraId="6AE539C2"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23%</w:t>
            </w:r>
          </w:p>
        </w:tc>
        <w:tc>
          <w:tcPr>
            <w:tcW w:w="740" w:type="dxa"/>
            <w:tcBorders>
              <w:top w:val="nil"/>
              <w:left w:val="nil"/>
              <w:bottom w:val="nil"/>
              <w:right w:val="nil"/>
            </w:tcBorders>
            <w:shd w:val="clear" w:color="000000" w:fill="F5F5F5"/>
            <w:vAlign w:val="center"/>
            <w:hideMark/>
          </w:tcPr>
          <w:p w14:paraId="76E5AC8D"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17%</w:t>
            </w:r>
          </w:p>
        </w:tc>
        <w:tc>
          <w:tcPr>
            <w:tcW w:w="740" w:type="dxa"/>
            <w:tcBorders>
              <w:top w:val="nil"/>
              <w:left w:val="nil"/>
              <w:bottom w:val="nil"/>
              <w:right w:val="nil"/>
            </w:tcBorders>
            <w:shd w:val="clear" w:color="000000" w:fill="F5F5F5"/>
            <w:vAlign w:val="center"/>
            <w:hideMark/>
          </w:tcPr>
          <w:p w14:paraId="64199EC6"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21%</w:t>
            </w:r>
          </w:p>
        </w:tc>
        <w:tc>
          <w:tcPr>
            <w:tcW w:w="740" w:type="dxa"/>
            <w:tcBorders>
              <w:top w:val="nil"/>
              <w:left w:val="nil"/>
              <w:bottom w:val="nil"/>
              <w:right w:val="nil"/>
            </w:tcBorders>
            <w:shd w:val="clear" w:color="000000" w:fill="F5F5F5"/>
            <w:vAlign w:val="center"/>
            <w:hideMark/>
          </w:tcPr>
          <w:p w14:paraId="45ECEE04"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12%</w:t>
            </w:r>
          </w:p>
        </w:tc>
        <w:tc>
          <w:tcPr>
            <w:tcW w:w="740" w:type="dxa"/>
            <w:tcBorders>
              <w:top w:val="nil"/>
              <w:left w:val="nil"/>
              <w:bottom w:val="nil"/>
              <w:right w:val="nil"/>
            </w:tcBorders>
            <w:shd w:val="clear" w:color="000000" w:fill="F5F5F5"/>
            <w:vAlign w:val="center"/>
            <w:hideMark/>
          </w:tcPr>
          <w:p w14:paraId="2D73F25C"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16%</w:t>
            </w:r>
          </w:p>
        </w:tc>
        <w:tc>
          <w:tcPr>
            <w:tcW w:w="740" w:type="dxa"/>
            <w:tcBorders>
              <w:top w:val="nil"/>
              <w:left w:val="nil"/>
              <w:bottom w:val="nil"/>
              <w:right w:val="nil"/>
            </w:tcBorders>
            <w:shd w:val="clear" w:color="000000" w:fill="F5F5F5"/>
            <w:vAlign w:val="center"/>
            <w:hideMark/>
          </w:tcPr>
          <w:p w14:paraId="54258445"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20%</w:t>
            </w:r>
          </w:p>
        </w:tc>
        <w:tc>
          <w:tcPr>
            <w:tcW w:w="740" w:type="dxa"/>
            <w:tcBorders>
              <w:top w:val="nil"/>
              <w:left w:val="nil"/>
              <w:bottom w:val="nil"/>
              <w:right w:val="nil"/>
            </w:tcBorders>
            <w:shd w:val="clear" w:color="000000" w:fill="F5F5F5"/>
            <w:vAlign w:val="center"/>
            <w:hideMark/>
          </w:tcPr>
          <w:p w14:paraId="3E502488"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11%</w:t>
            </w:r>
          </w:p>
        </w:tc>
        <w:tc>
          <w:tcPr>
            <w:tcW w:w="740" w:type="dxa"/>
            <w:tcBorders>
              <w:top w:val="nil"/>
              <w:left w:val="nil"/>
              <w:bottom w:val="nil"/>
              <w:right w:val="nil"/>
            </w:tcBorders>
            <w:shd w:val="clear" w:color="000000" w:fill="F5F5F5"/>
            <w:vAlign w:val="center"/>
            <w:hideMark/>
          </w:tcPr>
          <w:p w14:paraId="23964A9A"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14%</w:t>
            </w:r>
          </w:p>
        </w:tc>
        <w:tc>
          <w:tcPr>
            <w:tcW w:w="740" w:type="dxa"/>
            <w:tcBorders>
              <w:top w:val="nil"/>
              <w:left w:val="nil"/>
              <w:bottom w:val="nil"/>
              <w:right w:val="nil"/>
            </w:tcBorders>
            <w:shd w:val="clear" w:color="000000" w:fill="F5F5F5"/>
            <w:vAlign w:val="center"/>
            <w:hideMark/>
          </w:tcPr>
          <w:p w14:paraId="57B8BD93"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17%</w:t>
            </w:r>
          </w:p>
        </w:tc>
      </w:tr>
      <w:tr w:rsidR="00170BC9" w:rsidRPr="00170BC9" w14:paraId="322F905E" w14:textId="77777777" w:rsidTr="00170BC9">
        <w:trPr>
          <w:trHeight w:val="288"/>
        </w:trPr>
        <w:tc>
          <w:tcPr>
            <w:tcW w:w="960" w:type="dxa"/>
            <w:tcBorders>
              <w:top w:val="nil"/>
              <w:left w:val="nil"/>
              <w:bottom w:val="nil"/>
              <w:right w:val="nil"/>
            </w:tcBorders>
            <w:shd w:val="clear" w:color="000000" w:fill="FFFFFF"/>
            <w:vAlign w:val="center"/>
            <w:hideMark/>
          </w:tcPr>
          <w:p w14:paraId="6E779342"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Sharpe ratio</w:t>
            </w:r>
          </w:p>
        </w:tc>
        <w:tc>
          <w:tcPr>
            <w:tcW w:w="740" w:type="dxa"/>
            <w:tcBorders>
              <w:top w:val="nil"/>
              <w:left w:val="nil"/>
              <w:bottom w:val="nil"/>
              <w:right w:val="nil"/>
            </w:tcBorders>
            <w:shd w:val="clear" w:color="000000" w:fill="FFFFFF"/>
            <w:vAlign w:val="center"/>
            <w:hideMark/>
          </w:tcPr>
          <w:p w14:paraId="7C593140"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1.59</w:t>
            </w:r>
          </w:p>
        </w:tc>
        <w:tc>
          <w:tcPr>
            <w:tcW w:w="740" w:type="dxa"/>
            <w:tcBorders>
              <w:top w:val="nil"/>
              <w:left w:val="nil"/>
              <w:bottom w:val="nil"/>
              <w:right w:val="nil"/>
            </w:tcBorders>
            <w:shd w:val="clear" w:color="000000" w:fill="FFFFFF"/>
            <w:vAlign w:val="center"/>
            <w:hideMark/>
          </w:tcPr>
          <w:p w14:paraId="04C36235"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0.17</w:t>
            </w:r>
          </w:p>
        </w:tc>
        <w:tc>
          <w:tcPr>
            <w:tcW w:w="740" w:type="dxa"/>
            <w:tcBorders>
              <w:top w:val="nil"/>
              <w:left w:val="nil"/>
              <w:bottom w:val="nil"/>
              <w:right w:val="nil"/>
            </w:tcBorders>
            <w:shd w:val="clear" w:color="000000" w:fill="FFFFFF"/>
            <w:vAlign w:val="center"/>
            <w:hideMark/>
          </w:tcPr>
          <w:p w14:paraId="569B4BC4"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-0.07</w:t>
            </w:r>
          </w:p>
        </w:tc>
        <w:tc>
          <w:tcPr>
            <w:tcW w:w="740" w:type="dxa"/>
            <w:tcBorders>
              <w:top w:val="nil"/>
              <w:left w:val="nil"/>
              <w:bottom w:val="nil"/>
              <w:right w:val="nil"/>
            </w:tcBorders>
            <w:shd w:val="clear" w:color="000000" w:fill="FFFFFF"/>
            <w:vAlign w:val="center"/>
            <w:hideMark/>
          </w:tcPr>
          <w:p w14:paraId="1EB6871B"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0.66</w:t>
            </w:r>
          </w:p>
        </w:tc>
        <w:tc>
          <w:tcPr>
            <w:tcW w:w="740" w:type="dxa"/>
            <w:tcBorders>
              <w:top w:val="nil"/>
              <w:left w:val="nil"/>
              <w:bottom w:val="nil"/>
              <w:right w:val="nil"/>
            </w:tcBorders>
            <w:shd w:val="clear" w:color="000000" w:fill="FFFFFF"/>
            <w:vAlign w:val="center"/>
            <w:hideMark/>
          </w:tcPr>
          <w:p w14:paraId="5B69D5AC"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2.37</w:t>
            </w:r>
          </w:p>
        </w:tc>
        <w:tc>
          <w:tcPr>
            <w:tcW w:w="740" w:type="dxa"/>
            <w:tcBorders>
              <w:top w:val="nil"/>
              <w:left w:val="nil"/>
              <w:bottom w:val="nil"/>
              <w:right w:val="nil"/>
            </w:tcBorders>
            <w:shd w:val="clear" w:color="000000" w:fill="FFFFFF"/>
            <w:vAlign w:val="center"/>
            <w:hideMark/>
          </w:tcPr>
          <w:p w14:paraId="0637108A"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1.78</w:t>
            </w:r>
          </w:p>
        </w:tc>
        <w:tc>
          <w:tcPr>
            <w:tcW w:w="740" w:type="dxa"/>
            <w:tcBorders>
              <w:top w:val="nil"/>
              <w:left w:val="nil"/>
              <w:bottom w:val="nil"/>
              <w:right w:val="nil"/>
            </w:tcBorders>
            <w:shd w:val="clear" w:color="000000" w:fill="FFFFFF"/>
            <w:vAlign w:val="center"/>
            <w:hideMark/>
          </w:tcPr>
          <w:p w14:paraId="09822493"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1.88</w:t>
            </w:r>
          </w:p>
        </w:tc>
        <w:tc>
          <w:tcPr>
            <w:tcW w:w="740" w:type="dxa"/>
            <w:tcBorders>
              <w:top w:val="nil"/>
              <w:left w:val="nil"/>
              <w:bottom w:val="nil"/>
              <w:right w:val="nil"/>
            </w:tcBorders>
            <w:shd w:val="clear" w:color="000000" w:fill="FFFFFF"/>
            <w:vAlign w:val="center"/>
            <w:hideMark/>
          </w:tcPr>
          <w:p w14:paraId="60C1D5D8"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3.37</w:t>
            </w:r>
          </w:p>
        </w:tc>
        <w:tc>
          <w:tcPr>
            <w:tcW w:w="740" w:type="dxa"/>
            <w:tcBorders>
              <w:top w:val="nil"/>
              <w:left w:val="nil"/>
              <w:bottom w:val="nil"/>
              <w:right w:val="nil"/>
            </w:tcBorders>
            <w:shd w:val="clear" w:color="000000" w:fill="FFFFFF"/>
            <w:vAlign w:val="center"/>
            <w:hideMark/>
          </w:tcPr>
          <w:p w14:paraId="0735B363"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1.47</w:t>
            </w:r>
          </w:p>
        </w:tc>
      </w:tr>
      <w:tr w:rsidR="00170BC9" w:rsidRPr="00170BC9" w14:paraId="66C3554F" w14:textId="77777777" w:rsidTr="00170BC9">
        <w:trPr>
          <w:trHeight w:val="288"/>
        </w:trPr>
        <w:tc>
          <w:tcPr>
            <w:tcW w:w="960" w:type="dxa"/>
            <w:tcBorders>
              <w:top w:val="nil"/>
              <w:left w:val="nil"/>
              <w:bottom w:val="nil"/>
              <w:right w:val="nil"/>
            </w:tcBorders>
            <w:shd w:val="clear" w:color="000000" w:fill="F5F5F5"/>
            <w:vAlign w:val="center"/>
            <w:hideMark/>
          </w:tcPr>
          <w:p w14:paraId="65C230DA"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Calmar ratio</w:t>
            </w:r>
          </w:p>
        </w:tc>
        <w:tc>
          <w:tcPr>
            <w:tcW w:w="740" w:type="dxa"/>
            <w:tcBorders>
              <w:top w:val="nil"/>
              <w:left w:val="nil"/>
              <w:bottom w:val="nil"/>
              <w:right w:val="nil"/>
            </w:tcBorders>
            <w:shd w:val="clear" w:color="000000" w:fill="F5F5F5"/>
            <w:vAlign w:val="center"/>
            <w:hideMark/>
          </w:tcPr>
          <w:p w14:paraId="65D8F8B4"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1.35</w:t>
            </w:r>
          </w:p>
        </w:tc>
        <w:tc>
          <w:tcPr>
            <w:tcW w:w="740" w:type="dxa"/>
            <w:tcBorders>
              <w:top w:val="nil"/>
              <w:left w:val="nil"/>
              <w:bottom w:val="nil"/>
              <w:right w:val="nil"/>
            </w:tcBorders>
            <w:shd w:val="clear" w:color="000000" w:fill="F5F5F5"/>
            <w:vAlign w:val="center"/>
            <w:hideMark/>
          </w:tcPr>
          <w:p w14:paraId="4FCA059B"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0.06</w:t>
            </w:r>
          </w:p>
        </w:tc>
        <w:tc>
          <w:tcPr>
            <w:tcW w:w="740" w:type="dxa"/>
            <w:tcBorders>
              <w:top w:val="nil"/>
              <w:left w:val="nil"/>
              <w:bottom w:val="nil"/>
              <w:right w:val="nil"/>
            </w:tcBorders>
            <w:shd w:val="clear" w:color="000000" w:fill="F5F5F5"/>
            <w:vAlign w:val="center"/>
            <w:hideMark/>
          </w:tcPr>
          <w:p w14:paraId="1445DA96"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-0.09</w:t>
            </w:r>
          </w:p>
        </w:tc>
        <w:tc>
          <w:tcPr>
            <w:tcW w:w="740" w:type="dxa"/>
            <w:tcBorders>
              <w:top w:val="nil"/>
              <w:left w:val="nil"/>
              <w:bottom w:val="nil"/>
              <w:right w:val="nil"/>
            </w:tcBorders>
            <w:shd w:val="clear" w:color="000000" w:fill="F5F5F5"/>
            <w:vAlign w:val="center"/>
            <w:hideMark/>
          </w:tcPr>
          <w:p w14:paraId="56DF66B6"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0.78</w:t>
            </w:r>
          </w:p>
        </w:tc>
        <w:tc>
          <w:tcPr>
            <w:tcW w:w="740" w:type="dxa"/>
            <w:tcBorders>
              <w:top w:val="nil"/>
              <w:left w:val="nil"/>
              <w:bottom w:val="nil"/>
              <w:right w:val="nil"/>
            </w:tcBorders>
            <w:shd w:val="clear" w:color="000000" w:fill="F5F5F5"/>
            <w:vAlign w:val="center"/>
            <w:hideMark/>
          </w:tcPr>
          <w:p w14:paraId="53743320"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3.54</w:t>
            </w:r>
          </w:p>
        </w:tc>
        <w:tc>
          <w:tcPr>
            <w:tcW w:w="740" w:type="dxa"/>
            <w:tcBorders>
              <w:top w:val="nil"/>
              <w:left w:val="nil"/>
              <w:bottom w:val="nil"/>
              <w:right w:val="nil"/>
            </w:tcBorders>
            <w:shd w:val="clear" w:color="000000" w:fill="F5F5F5"/>
            <w:vAlign w:val="center"/>
            <w:hideMark/>
          </w:tcPr>
          <w:p w14:paraId="2BDA38C1"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2.12</w:t>
            </w:r>
          </w:p>
        </w:tc>
        <w:tc>
          <w:tcPr>
            <w:tcW w:w="740" w:type="dxa"/>
            <w:tcBorders>
              <w:top w:val="nil"/>
              <w:left w:val="nil"/>
              <w:bottom w:val="nil"/>
              <w:right w:val="nil"/>
            </w:tcBorders>
            <w:shd w:val="clear" w:color="000000" w:fill="F5F5F5"/>
            <w:vAlign w:val="center"/>
            <w:hideMark/>
          </w:tcPr>
          <w:p w14:paraId="6DC00DB1"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1.85</w:t>
            </w:r>
          </w:p>
        </w:tc>
        <w:tc>
          <w:tcPr>
            <w:tcW w:w="740" w:type="dxa"/>
            <w:tcBorders>
              <w:top w:val="nil"/>
              <w:left w:val="nil"/>
              <w:bottom w:val="nil"/>
              <w:right w:val="nil"/>
            </w:tcBorders>
            <w:shd w:val="clear" w:color="000000" w:fill="F5F5F5"/>
            <w:vAlign w:val="center"/>
            <w:hideMark/>
          </w:tcPr>
          <w:p w14:paraId="7BDA275F"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6.93</w:t>
            </w:r>
          </w:p>
        </w:tc>
        <w:tc>
          <w:tcPr>
            <w:tcW w:w="740" w:type="dxa"/>
            <w:tcBorders>
              <w:top w:val="nil"/>
              <w:left w:val="nil"/>
              <w:bottom w:val="nil"/>
              <w:right w:val="nil"/>
            </w:tcBorders>
            <w:shd w:val="clear" w:color="000000" w:fill="F5F5F5"/>
            <w:vAlign w:val="center"/>
            <w:hideMark/>
          </w:tcPr>
          <w:p w14:paraId="7B257340"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2.07</w:t>
            </w:r>
          </w:p>
        </w:tc>
      </w:tr>
      <w:tr w:rsidR="00170BC9" w:rsidRPr="00170BC9" w14:paraId="779A77A4" w14:textId="77777777" w:rsidTr="00170BC9">
        <w:trPr>
          <w:trHeight w:val="288"/>
        </w:trPr>
        <w:tc>
          <w:tcPr>
            <w:tcW w:w="960" w:type="dxa"/>
            <w:tcBorders>
              <w:top w:val="nil"/>
              <w:left w:val="nil"/>
              <w:bottom w:val="nil"/>
              <w:right w:val="nil"/>
            </w:tcBorders>
            <w:shd w:val="clear" w:color="000000" w:fill="FFFFFF"/>
            <w:vAlign w:val="center"/>
            <w:hideMark/>
          </w:tcPr>
          <w:p w14:paraId="6EACA9AA"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Stability</w:t>
            </w:r>
          </w:p>
        </w:tc>
        <w:tc>
          <w:tcPr>
            <w:tcW w:w="740" w:type="dxa"/>
            <w:tcBorders>
              <w:top w:val="nil"/>
              <w:left w:val="nil"/>
              <w:bottom w:val="nil"/>
              <w:right w:val="nil"/>
            </w:tcBorders>
            <w:shd w:val="clear" w:color="000000" w:fill="FFFFFF"/>
            <w:vAlign w:val="center"/>
            <w:hideMark/>
          </w:tcPr>
          <w:p w14:paraId="70F5C329"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0.52</w:t>
            </w:r>
          </w:p>
        </w:tc>
        <w:tc>
          <w:tcPr>
            <w:tcW w:w="740" w:type="dxa"/>
            <w:tcBorders>
              <w:top w:val="nil"/>
              <w:left w:val="nil"/>
              <w:bottom w:val="nil"/>
              <w:right w:val="nil"/>
            </w:tcBorders>
            <w:shd w:val="clear" w:color="000000" w:fill="FFFFFF"/>
            <w:vAlign w:val="center"/>
            <w:hideMark/>
          </w:tcPr>
          <w:p w14:paraId="1F4CE505"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0.03</w:t>
            </w:r>
          </w:p>
        </w:tc>
        <w:tc>
          <w:tcPr>
            <w:tcW w:w="740" w:type="dxa"/>
            <w:tcBorders>
              <w:top w:val="nil"/>
              <w:left w:val="nil"/>
              <w:bottom w:val="nil"/>
              <w:right w:val="nil"/>
            </w:tcBorders>
            <w:shd w:val="clear" w:color="000000" w:fill="FFFFFF"/>
            <w:vAlign w:val="center"/>
            <w:hideMark/>
          </w:tcPr>
          <w:p w14:paraId="63FAC4A9"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0.14</w:t>
            </w:r>
          </w:p>
        </w:tc>
        <w:tc>
          <w:tcPr>
            <w:tcW w:w="740" w:type="dxa"/>
            <w:tcBorders>
              <w:top w:val="nil"/>
              <w:left w:val="nil"/>
              <w:bottom w:val="nil"/>
              <w:right w:val="nil"/>
            </w:tcBorders>
            <w:shd w:val="clear" w:color="000000" w:fill="FFFFFF"/>
            <w:vAlign w:val="center"/>
            <w:hideMark/>
          </w:tcPr>
          <w:p w14:paraId="26576B0D"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0.47</w:t>
            </w:r>
          </w:p>
        </w:tc>
        <w:tc>
          <w:tcPr>
            <w:tcW w:w="740" w:type="dxa"/>
            <w:tcBorders>
              <w:top w:val="nil"/>
              <w:left w:val="nil"/>
              <w:bottom w:val="nil"/>
              <w:right w:val="nil"/>
            </w:tcBorders>
            <w:shd w:val="clear" w:color="000000" w:fill="FFFFFF"/>
            <w:vAlign w:val="center"/>
            <w:hideMark/>
          </w:tcPr>
          <w:p w14:paraId="02B29B88"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0.89</w:t>
            </w:r>
          </w:p>
        </w:tc>
        <w:tc>
          <w:tcPr>
            <w:tcW w:w="740" w:type="dxa"/>
            <w:tcBorders>
              <w:top w:val="nil"/>
              <w:left w:val="nil"/>
              <w:bottom w:val="nil"/>
              <w:right w:val="nil"/>
            </w:tcBorders>
            <w:shd w:val="clear" w:color="000000" w:fill="FFFFFF"/>
            <w:vAlign w:val="center"/>
            <w:hideMark/>
          </w:tcPr>
          <w:p w14:paraId="190560AA"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0.50</w:t>
            </w:r>
          </w:p>
        </w:tc>
        <w:tc>
          <w:tcPr>
            <w:tcW w:w="740" w:type="dxa"/>
            <w:tcBorders>
              <w:top w:val="nil"/>
              <w:left w:val="nil"/>
              <w:bottom w:val="nil"/>
              <w:right w:val="nil"/>
            </w:tcBorders>
            <w:shd w:val="clear" w:color="000000" w:fill="FFFFFF"/>
            <w:vAlign w:val="center"/>
            <w:hideMark/>
          </w:tcPr>
          <w:p w14:paraId="7E5A0C55"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0.48</w:t>
            </w:r>
          </w:p>
        </w:tc>
        <w:tc>
          <w:tcPr>
            <w:tcW w:w="740" w:type="dxa"/>
            <w:tcBorders>
              <w:top w:val="nil"/>
              <w:left w:val="nil"/>
              <w:bottom w:val="nil"/>
              <w:right w:val="nil"/>
            </w:tcBorders>
            <w:shd w:val="clear" w:color="000000" w:fill="FFFFFF"/>
            <w:vAlign w:val="center"/>
            <w:hideMark/>
          </w:tcPr>
          <w:p w14:paraId="5F982106"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0.78</w:t>
            </w:r>
          </w:p>
        </w:tc>
        <w:tc>
          <w:tcPr>
            <w:tcW w:w="740" w:type="dxa"/>
            <w:tcBorders>
              <w:top w:val="nil"/>
              <w:left w:val="nil"/>
              <w:bottom w:val="nil"/>
              <w:right w:val="nil"/>
            </w:tcBorders>
            <w:shd w:val="clear" w:color="000000" w:fill="FFFFFF"/>
            <w:vAlign w:val="center"/>
            <w:hideMark/>
          </w:tcPr>
          <w:p w14:paraId="6A37BEAA"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0.48</w:t>
            </w:r>
          </w:p>
        </w:tc>
      </w:tr>
      <w:tr w:rsidR="00170BC9" w:rsidRPr="00170BC9" w14:paraId="03AB7B47" w14:textId="77777777" w:rsidTr="00170BC9">
        <w:trPr>
          <w:trHeight w:val="384"/>
        </w:trPr>
        <w:tc>
          <w:tcPr>
            <w:tcW w:w="960" w:type="dxa"/>
            <w:tcBorders>
              <w:top w:val="nil"/>
              <w:left w:val="nil"/>
              <w:bottom w:val="nil"/>
              <w:right w:val="nil"/>
            </w:tcBorders>
            <w:shd w:val="clear" w:color="000000" w:fill="F5F5F5"/>
            <w:vAlign w:val="center"/>
            <w:hideMark/>
          </w:tcPr>
          <w:p w14:paraId="7BECC064"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Max drawdown</w:t>
            </w:r>
          </w:p>
        </w:tc>
        <w:tc>
          <w:tcPr>
            <w:tcW w:w="740" w:type="dxa"/>
            <w:tcBorders>
              <w:top w:val="nil"/>
              <w:left w:val="nil"/>
              <w:bottom w:val="nil"/>
              <w:right w:val="nil"/>
            </w:tcBorders>
            <w:shd w:val="clear" w:color="000000" w:fill="F5F5F5"/>
            <w:vAlign w:val="center"/>
            <w:hideMark/>
          </w:tcPr>
          <w:p w14:paraId="449DB93C"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-0.30</w:t>
            </w:r>
          </w:p>
        </w:tc>
        <w:tc>
          <w:tcPr>
            <w:tcW w:w="740" w:type="dxa"/>
            <w:tcBorders>
              <w:top w:val="nil"/>
              <w:left w:val="nil"/>
              <w:bottom w:val="nil"/>
              <w:right w:val="nil"/>
            </w:tcBorders>
            <w:shd w:val="clear" w:color="000000" w:fill="F5F5F5"/>
            <w:vAlign w:val="center"/>
            <w:hideMark/>
          </w:tcPr>
          <w:p w14:paraId="71D804D7"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-0.26</w:t>
            </w:r>
          </w:p>
        </w:tc>
        <w:tc>
          <w:tcPr>
            <w:tcW w:w="740" w:type="dxa"/>
            <w:tcBorders>
              <w:top w:val="nil"/>
              <w:left w:val="nil"/>
              <w:bottom w:val="nil"/>
              <w:right w:val="nil"/>
            </w:tcBorders>
            <w:shd w:val="clear" w:color="000000" w:fill="F5F5F5"/>
            <w:vAlign w:val="center"/>
            <w:hideMark/>
          </w:tcPr>
          <w:p w14:paraId="073EA857"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-0.40</w:t>
            </w:r>
          </w:p>
        </w:tc>
        <w:tc>
          <w:tcPr>
            <w:tcW w:w="740" w:type="dxa"/>
            <w:tcBorders>
              <w:top w:val="nil"/>
              <w:left w:val="nil"/>
              <w:bottom w:val="nil"/>
              <w:right w:val="nil"/>
            </w:tcBorders>
            <w:shd w:val="clear" w:color="000000" w:fill="F5F5F5"/>
            <w:vAlign w:val="center"/>
            <w:hideMark/>
          </w:tcPr>
          <w:p w14:paraId="09CCCB61"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-0.09</w:t>
            </w:r>
          </w:p>
        </w:tc>
        <w:tc>
          <w:tcPr>
            <w:tcW w:w="740" w:type="dxa"/>
            <w:tcBorders>
              <w:top w:val="nil"/>
              <w:left w:val="nil"/>
              <w:bottom w:val="nil"/>
              <w:right w:val="nil"/>
            </w:tcBorders>
            <w:shd w:val="clear" w:color="000000" w:fill="F5F5F5"/>
            <w:vAlign w:val="center"/>
            <w:hideMark/>
          </w:tcPr>
          <w:p w14:paraId="10A2FD71"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-0.13</w:t>
            </w:r>
          </w:p>
        </w:tc>
        <w:tc>
          <w:tcPr>
            <w:tcW w:w="740" w:type="dxa"/>
            <w:tcBorders>
              <w:top w:val="nil"/>
              <w:left w:val="nil"/>
              <w:bottom w:val="nil"/>
              <w:right w:val="nil"/>
            </w:tcBorders>
            <w:shd w:val="clear" w:color="000000" w:fill="F5F5F5"/>
            <w:vAlign w:val="center"/>
            <w:hideMark/>
          </w:tcPr>
          <w:p w14:paraId="57E18A2D"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-0.19</w:t>
            </w:r>
          </w:p>
        </w:tc>
        <w:tc>
          <w:tcPr>
            <w:tcW w:w="740" w:type="dxa"/>
            <w:tcBorders>
              <w:top w:val="nil"/>
              <w:left w:val="nil"/>
              <w:bottom w:val="nil"/>
              <w:right w:val="nil"/>
            </w:tcBorders>
            <w:shd w:val="clear" w:color="000000" w:fill="F5F5F5"/>
            <w:vAlign w:val="center"/>
            <w:hideMark/>
          </w:tcPr>
          <w:p w14:paraId="027ECE0C"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-0.13</w:t>
            </w:r>
          </w:p>
        </w:tc>
        <w:tc>
          <w:tcPr>
            <w:tcW w:w="740" w:type="dxa"/>
            <w:tcBorders>
              <w:top w:val="nil"/>
              <w:left w:val="nil"/>
              <w:bottom w:val="nil"/>
              <w:right w:val="nil"/>
            </w:tcBorders>
            <w:shd w:val="clear" w:color="000000" w:fill="F5F5F5"/>
            <w:vAlign w:val="center"/>
            <w:hideMark/>
          </w:tcPr>
          <w:p w14:paraId="55B352D6"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-0.09</w:t>
            </w:r>
          </w:p>
        </w:tc>
        <w:tc>
          <w:tcPr>
            <w:tcW w:w="740" w:type="dxa"/>
            <w:tcBorders>
              <w:top w:val="nil"/>
              <w:left w:val="nil"/>
              <w:bottom w:val="nil"/>
              <w:right w:val="nil"/>
            </w:tcBorders>
            <w:shd w:val="clear" w:color="000000" w:fill="F5F5F5"/>
            <w:vAlign w:val="center"/>
            <w:hideMark/>
          </w:tcPr>
          <w:p w14:paraId="5B7DC997"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-0.20</w:t>
            </w:r>
          </w:p>
        </w:tc>
      </w:tr>
      <w:tr w:rsidR="00170BC9" w:rsidRPr="00170BC9" w14:paraId="4CFB0EAF" w14:textId="77777777" w:rsidTr="00170BC9">
        <w:trPr>
          <w:trHeight w:val="288"/>
        </w:trPr>
        <w:tc>
          <w:tcPr>
            <w:tcW w:w="960" w:type="dxa"/>
            <w:tcBorders>
              <w:top w:val="nil"/>
              <w:left w:val="nil"/>
              <w:bottom w:val="nil"/>
              <w:right w:val="nil"/>
            </w:tcBorders>
            <w:shd w:val="clear" w:color="000000" w:fill="FFFFFF"/>
            <w:vAlign w:val="center"/>
            <w:hideMark/>
          </w:tcPr>
          <w:p w14:paraId="64A508F7"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Omega ratio</w:t>
            </w:r>
          </w:p>
        </w:tc>
        <w:tc>
          <w:tcPr>
            <w:tcW w:w="740" w:type="dxa"/>
            <w:tcBorders>
              <w:top w:val="nil"/>
              <w:left w:val="nil"/>
              <w:bottom w:val="nil"/>
              <w:right w:val="nil"/>
            </w:tcBorders>
            <w:shd w:val="clear" w:color="000000" w:fill="FFFFFF"/>
            <w:vAlign w:val="center"/>
            <w:hideMark/>
          </w:tcPr>
          <w:p w14:paraId="2A55D216"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1.26</w:t>
            </w:r>
          </w:p>
        </w:tc>
        <w:tc>
          <w:tcPr>
            <w:tcW w:w="740" w:type="dxa"/>
            <w:tcBorders>
              <w:top w:val="nil"/>
              <w:left w:val="nil"/>
              <w:bottom w:val="nil"/>
              <w:right w:val="nil"/>
            </w:tcBorders>
            <w:shd w:val="clear" w:color="000000" w:fill="FFFFFF"/>
            <w:vAlign w:val="center"/>
            <w:hideMark/>
          </w:tcPr>
          <w:p w14:paraId="39694E1D"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1.03</w:t>
            </w:r>
          </w:p>
        </w:tc>
        <w:tc>
          <w:tcPr>
            <w:tcW w:w="740" w:type="dxa"/>
            <w:tcBorders>
              <w:top w:val="nil"/>
              <w:left w:val="nil"/>
              <w:bottom w:val="nil"/>
              <w:right w:val="nil"/>
            </w:tcBorders>
            <w:shd w:val="clear" w:color="000000" w:fill="FFFFFF"/>
            <w:vAlign w:val="center"/>
            <w:hideMark/>
          </w:tcPr>
          <w:p w14:paraId="17E68A40"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0.99</w:t>
            </w:r>
          </w:p>
        </w:tc>
        <w:tc>
          <w:tcPr>
            <w:tcW w:w="740" w:type="dxa"/>
            <w:tcBorders>
              <w:top w:val="nil"/>
              <w:left w:val="nil"/>
              <w:bottom w:val="nil"/>
              <w:right w:val="nil"/>
            </w:tcBorders>
            <w:shd w:val="clear" w:color="000000" w:fill="FFFFFF"/>
            <w:vAlign w:val="center"/>
            <w:hideMark/>
          </w:tcPr>
          <w:p w14:paraId="02527951"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1.10</w:t>
            </w:r>
          </w:p>
        </w:tc>
        <w:tc>
          <w:tcPr>
            <w:tcW w:w="740" w:type="dxa"/>
            <w:tcBorders>
              <w:top w:val="nil"/>
              <w:left w:val="nil"/>
              <w:bottom w:val="nil"/>
              <w:right w:val="nil"/>
            </w:tcBorders>
            <w:shd w:val="clear" w:color="000000" w:fill="FFFFFF"/>
            <w:vAlign w:val="center"/>
            <w:hideMark/>
          </w:tcPr>
          <w:p w14:paraId="3104D784"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1.43</w:t>
            </w:r>
          </w:p>
        </w:tc>
        <w:tc>
          <w:tcPr>
            <w:tcW w:w="740" w:type="dxa"/>
            <w:tcBorders>
              <w:top w:val="nil"/>
              <w:left w:val="nil"/>
              <w:bottom w:val="nil"/>
              <w:right w:val="nil"/>
            </w:tcBorders>
            <w:shd w:val="clear" w:color="000000" w:fill="FFFFFF"/>
            <w:vAlign w:val="center"/>
            <w:hideMark/>
          </w:tcPr>
          <w:p w14:paraId="21CCBA8C"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1.30</w:t>
            </w:r>
          </w:p>
        </w:tc>
        <w:tc>
          <w:tcPr>
            <w:tcW w:w="740" w:type="dxa"/>
            <w:tcBorders>
              <w:top w:val="nil"/>
              <w:left w:val="nil"/>
              <w:bottom w:val="nil"/>
              <w:right w:val="nil"/>
            </w:tcBorders>
            <w:shd w:val="clear" w:color="000000" w:fill="FFFFFF"/>
            <w:vAlign w:val="center"/>
            <w:hideMark/>
          </w:tcPr>
          <w:p w14:paraId="461D644D"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1.31</w:t>
            </w:r>
          </w:p>
        </w:tc>
        <w:tc>
          <w:tcPr>
            <w:tcW w:w="740" w:type="dxa"/>
            <w:tcBorders>
              <w:top w:val="nil"/>
              <w:left w:val="nil"/>
              <w:bottom w:val="nil"/>
              <w:right w:val="nil"/>
            </w:tcBorders>
            <w:shd w:val="clear" w:color="000000" w:fill="FFFFFF"/>
            <w:vAlign w:val="center"/>
            <w:hideMark/>
          </w:tcPr>
          <w:p w14:paraId="709DB6D6"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1.66</w:t>
            </w:r>
          </w:p>
        </w:tc>
        <w:tc>
          <w:tcPr>
            <w:tcW w:w="740" w:type="dxa"/>
            <w:tcBorders>
              <w:top w:val="nil"/>
              <w:left w:val="nil"/>
              <w:bottom w:val="nil"/>
              <w:right w:val="nil"/>
            </w:tcBorders>
            <w:shd w:val="clear" w:color="000000" w:fill="FFFFFF"/>
            <w:vAlign w:val="center"/>
            <w:hideMark/>
          </w:tcPr>
          <w:p w14:paraId="6D7C19EA"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1.26</w:t>
            </w:r>
          </w:p>
        </w:tc>
      </w:tr>
      <w:tr w:rsidR="00170BC9" w:rsidRPr="00170BC9" w14:paraId="39174424" w14:textId="77777777" w:rsidTr="00170BC9">
        <w:trPr>
          <w:trHeight w:val="288"/>
        </w:trPr>
        <w:tc>
          <w:tcPr>
            <w:tcW w:w="960" w:type="dxa"/>
            <w:tcBorders>
              <w:top w:val="nil"/>
              <w:left w:val="nil"/>
              <w:bottom w:val="nil"/>
              <w:right w:val="nil"/>
            </w:tcBorders>
            <w:shd w:val="clear" w:color="000000" w:fill="F5F5F5"/>
            <w:vAlign w:val="center"/>
            <w:hideMark/>
          </w:tcPr>
          <w:p w14:paraId="566F1FF9"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proofErr w:type="spellStart"/>
            <w:r w:rsidRPr="00170BC9">
              <w:rPr>
                <w:rFonts w:ascii="Arial" w:eastAsia="Times New Roman" w:hAnsi="Arial" w:cs="Arial"/>
                <w:b/>
                <w:bCs/>
                <w:sz w:val="16"/>
                <w:szCs w:val="16"/>
                <w:lang w:eastAsia="zh-TW"/>
              </w:rPr>
              <w:t>Sortino</w:t>
            </w:r>
            <w:proofErr w:type="spellEnd"/>
            <w:r w:rsidRPr="00170BC9">
              <w:rPr>
                <w:rFonts w:ascii="Arial" w:eastAsia="Times New Roman" w:hAnsi="Arial" w:cs="Arial"/>
                <w:b/>
                <w:bCs/>
                <w:sz w:val="16"/>
                <w:szCs w:val="16"/>
                <w:lang w:eastAsia="zh-TW"/>
              </w:rPr>
              <w:t xml:space="preserve"> ratio</w:t>
            </w:r>
          </w:p>
        </w:tc>
        <w:tc>
          <w:tcPr>
            <w:tcW w:w="740" w:type="dxa"/>
            <w:tcBorders>
              <w:top w:val="nil"/>
              <w:left w:val="nil"/>
              <w:bottom w:val="nil"/>
              <w:right w:val="nil"/>
            </w:tcBorders>
            <w:shd w:val="clear" w:color="000000" w:fill="F5F5F5"/>
            <w:vAlign w:val="center"/>
            <w:hideMark/>
          </w:tcPr>
          <w:p w14:paraId="002A697B"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2.49</w:t>
            </w:r>
          </w:p>
        </w:tc>
        <w:tc>
          <w:tcPr>
            <w:tcW w:w="740" w:type="dxa"/>
            <w:tcBorders>
              <w:top w:val="nil"/>
              <w:left w:val="nil"/>
              <w:bottom w:val="nil"/>
              <w:right w:val="nil"/>
            </w:tcBorders>
            <w:shd w:val="clear" w:color="000000" w:fill="F5F5F5"/>
            <w:vAlign w:val="center"/>
            <w:hideMark/>
          </w:tcPr>
          <w:p w14:paraId="761D34E0"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0.24</w:t>
            </w:r>
          </w:p>
        </w:tc>
        <w:tc>
          <w:tcPr>
            <w:tcW w:w="740" w:type="dxa"/>
            <w:tcBorders>
              <w:top w:val="nil"/>
              <w:left w:val="nil"/>
              <w:bottom w:val="nil"/>
              <w:right w:val="nil"/>
            </w:tcBorders>
            <w:shd w:val="clear" w:color="000000" w:fill="F5F5F5"/>
            <w:vAlign w:val="center"/>
            <w:hideMark/>
          </w:tcPr>
          <w:p w14:paraId="5982611F"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-0.10</w:t>
            </w:r>
          </w:p>
        </w:tc>
        <w:tc>
          <w:tcPr>
            <w:tcW w:w="740" w:type="dxa"/>
            <w:tcBorders>
              <w:top w:val="nil"/>
              <w:left w:val="nil"/>
              <w:bottom w:val="nil"/>
              <w:right w:val="nil"/>
            </w:tcBorders>
            <w:shd w:val="clear" w:color="000000" w:fill="F5F5F5"/>
            <w:vAlign w:val="center"/>
            <w:hideMark/>
          </w:tcPr>
          <w:p w14:paraId="79D4D220"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1.00</w:t>
            </w:r>
          </w:p>
        </w:tc>
        <w:tc>
          <w:tcPr>
            <w:tcW w:w="740" w:type="dxa"/>
            <w:tcBorders>
              <w:top w:val="nil"/>
              <w:left w:val="nil"/>
              <w:bottom w:val="nil"/>
              <w:right w:val="nil"/>
            </w:tcBorders>
            <w:shd w:val="clear" w:color="000000" w:fill="F5F5F5"/>
            <w:vAlign w:val="center"/>
            <w:hideMark/>
          </w:tcPr>
          <w:p w14:paraId="748E1D18"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3.80</w:t>
            </w:r>
          </w:p>
        </w:tc>
        <w:tc>
          <w:tcPr>
            <w:tcW w:w="740" w:type="dxa"/>
            <w:tcBorders>
              <w:top w:val="nil"/>
              <w:left w:val="nil"/>
              <w:bottom w:val="nil"/>
              <w:right w:val="nil"/>
            </w:tcBorders>
            <w:shd w:val="clear" w:color="000000" w:fill="F5F5F5"/>
            <w:vAlign w:val="center"/>
            <w:hideMark/>
          </w:tcPr>
          <w:p w14:paraId="0AFF0B25"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2.80</w:t>
            </w:r>
          </w:p>
        </w:tc>
        <w:tc>
          <w:tcPr>
            <w:tcW w:w="740" w:type="dxa"/>
            <w:tcBorders>
              <w:top w:val="nil"/>
              <w:left w:val="nil"/>
              <w:bottom w:val="nil"/>
              <w:right w:val="nil"/>
            </w:tcBorders>
            <w:shd w:val="clear" w:color="000000" w:fill="F5F5F5"/>
            <w:vAlign w:val="center"/>
            <w:hideMark/>
          </w:tcPr>
          <w:p w14:paraId="755B53CB"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2.95</w:t>
            </w:r>
          </w:p>
        </w:tc>
        <w:tc>
          <w:tcPr>
            <w:tcW w:w="740" w:type="dxa"/>
            <w:tcBorders>
              <w:top w:val="nil"/>
              <w:left w:val="nil"/>
              <w:bottom w:val="nil"/>
              <w:right w:val="nil"/>
            </w:tcBorders>
            <w:shd w:val="clear" w:color="000000" w:fill="F5F5F5"/>
            <w:vAlign w:val="center"/>
            <w:hideMark/>
          </w:tcPr>
          <w:p w14:paraId="4BAA8C48"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5.79</w:t>
            </w:r>
          </w:p>
        </w:tc>
        <w:tc>
          <w:tcPr>
            <w:tcW w:w="740" w:type="dxa"/>
            <w:tcBorders>
              <w:top w:val="nil"/>
              <w:left w:val="nil"/>
              <w:bottom w:val="nil"/>
              <w:right w:val="nil"/>
            </w:tcBorders>
            <w:shd w:val="clear" w:color="000000" w:fill="F5F5F5"/>
            <w:vAlign w:val="center"/>
            <w:hideMark/>
          </w:tcPr>
          <w:p w14:paraId="68D4719B"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2.37</w:t>
            </w:r>
          </w:p>
        </w:tc>
      </w:tr>
      <w:tr w:rsidR="00170BC9" w:rsidRPr="00170BC9" w14:paraId="1DD506F5" w14:textId="77777777" w:rsidTr="00170BC9">
        <w:trPr>
          <w:trHeight w:val="288"/>
        </w:trPr>
        <w:tc>
          <w:tcPr>
            <w:tcW w:w="960" w:type="dxa"/>
            <w:tcBorders>
              <w:top w:val="nil"/>
              <w:left w:val="nil"/>
              <w:bottom w:val="nil"/>
              <w:right w:val="nil"/>
            </w:tcBorders>
            <w:shd w:val="clear" w:color="000000" w:fill="FFFFFF"/>
            <w:vAlign w:val="center"/>
            <w:hideMark/>
          </w:tcPr>
          <w:p w14:paraId="4C9DE415"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Skew</w:t>
            </w:r>
          </w:p>
        </w:tc>
        <w:tc>
          <w:tcPr>
            <w:tcW w:w="740" w:type="dxa"/>
            <w:tcBorders>
              <w:top w:val="nil"/>
              <w:left w:val="nil"/>
              <w:bottom w:val="nil"/>
              <w:right w:val="nil"/>
            </w:tcBorders>
            <w:shd w:val="clear" w:color="000000" w:fill="FFFFFF"/>
            <w:vAlign w:val="center"/>
            <w:hideMark/>
          </w:tcPr>
          <w:p w14:paraId="6043CCA6"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0.09</w:t>
            </w:r>
          </w:p>
        </w:tc>
        <w:tc>
          <w:tcPr>
            <w:tcW w:w="740" w:type="dxa"/>
            <w:tcBorders>
              <w:top w:val="nil"/>
              <w:left w:val="nil"/>
              <w:bottom w:val="nil"/>
              <w:right w:val="nil"/>
            </w:tcBorders>
            <w:shd w:val="clear" w:color="000000" w:fill="FFFFFF"/>
            <w:vAlign w:val="center"/>
            <w:hideMark/>
          </w:tcPr>
          <w:p w14:paraId="240EE009"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-0.09</w:t>
            </w:r>
          </w:p>
        </w:tc>
        <w:tc>
          <w:tcPr>
            <w:tcW w:w="740" w:type="dxa"/>
            <w:tcBorders>
              <w:top w:val="nil"/>
              <w:left w:val="nil"/>
              <w:bottom w:val="nil"/>
              <w:right w:val="nil"/>
            </w:tcBorders>
            <w:shd w:val="clear" w:color="000000" w:fill="FFFFFF"/>
            <w:vAlign w:val="center"/>
            <w:hideMark/>
          </w:tcPr>
          <w:p w14:paraId="69B58A0A"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-0.05</w:t>
            </w:r>
          </w:p>
        </w:tc>
        <w:tc>
          <w:tcPr>
            <w:tcW w:w="740" w:type="dxa"/>
            <w:tcBorders>
              <w:top w:val="nil"/>
              <w:left w:val="nil"/>
              <w:bottom w:val="nil"/>
              <w:right w:val="nil"/>
            </w:tcBorders>
            <w:shd w:val="clear" w:color="000000" w:fill="FFFFFF"/>
            <w:vAlign w:val="center"/>
            <w:hideMark/>
          </w:tcPr>
          <w:p w14:paraId="747D9A7D"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0.17</w:t>
            </w:r>
          </w:p>
        </w:tc>
        <w:tc>
          <w:tcPr>
            <w:tcW w:w="740" w:type="dxa"/>
            <w:tcBorders>
              <w:top w:val="nil"/>
              <w:left w:val="nil"/>
              <w:bottom w:val="nil"/>
              <w:right w:val="nil"/>
            </w:tcBorders>
            <w:shd w:val="clear" w:color="000000" w:fill="FFFFFF"/>
            <w:vAlign w:val="center"/>
            <w:hideMark/>
          </w:tcPr>
          <w:p w14:paraId="119CAD17"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-0.05</w:t>
            </w:r>
          </w:p>
        </w:tc>
        <w:tc>
          <w:tcPr>
            <w:tcW w:w="740" w:type="dxa"/>
            <w:tcBorders>
              <w:top w:val="nil"/>
              <w:left w:val="nil"/>
              <w:bottom w:val="nil"/>
              <w:right w:val="nil"/>
            </w:tcBorders>
            <w:shd w:val="clear" w:color="000000" w:fill="FFFFFF"/>
            <w:vAlign w:val="center"/>
            <w:hideMark/>
          </w:tcPr>
          <w:p w14:paraId="42A9129D"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0.00</w:t>
            </w:r>
          </w:p>
        </w:tc>
        <w:tc>
          <w:tcPr>
            <w:tcW w:w="740" w:type="dxa"/>
            <w:tcBorders>
              <w:top w:val="nil"/>
              <w:left w:val="nil"/>
              <w:bottom w:val="nil"/>
              <w:right w:val="nil"/>
            </w:tcBorders>
            <w:shd w:val="clear" w:color="000000" w:fill="FFFFFF"/>
            <w:vAlign w:val="center"/>
            <w:hideMark/>
          </w:tcPr>
          <w:p w14:paraId="6B3BE0E8"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0.02</w:t>
            </w:r>
          </w:p>
        </w:tc>
        <w:tc>
          <w:tcPr>
            <w:tcW w:w="740" w:type="dxa"/>
            <w:tcBorders>
              <w:top w:val="nil"/>
              <w:left w:val="nil"/>
              <w:bottom w:val="nil"/>
              <w:right w:val="nil"/>
            </w:tcBorders>
            <w:shd w:val="clear" w:color="000000" w:fill="FFFFFF"/>
            <w:vAlign w:val="center"/>
            <w:hideMark/>
          </w:tcPr>
          <w:p w14:paraId="7330163F"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0.06</w:t>
            </w:r>
          </w:p>
        </w:tc>
        <w:tc>
          <w:tcPr>
            <w:tcW w:w="740" w:type="dxa"/>
            <w:tcBorders>
              <w:top w:val="nil"/>
              <w:left w:val="nil"/>
              <w:bottom w:val="nil"/>
              <w:right w:val="nil"/>
            </w:tcBorders>
            <w:shd w:val="clear" w:color="000000" w:fill="FFFFFF"/>
            <w:vAlign w:val="center"/>
            <w:hideMark/>
          </w:tcPr>
          <w:p w14:paraId="16D2535E"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0.02</w:t>
            </w:r>
          </w:p>
        </w:tc>
      </w:tr>
      <w:tr w:rsidR="00170BC9" w:rsidRPr="00170BC9" w14:paraId="0872BD2D" w14:textId="77777777" w:rsidTr="00170BC9">
        <w:trPr>
          <w:trHeight w:val="288"/>
        </w:trPr>
        <w:tc>
          <w:tcPr>
            <w:tcW w:w="960" w:type="dxa"/>
            <w:tcBorders>
              <w:top w:val="nil"/>
              <w:left w:val="nil"/>
              <w:bottom w:val="nil"/>
              <w:right w:val="nil"/>
            </w:tcBorders>
            <w:shd w:val="clear" w:color="000000" w:fill="F5F5F5"/>
            <w:vAlign w:val="center"/>
            <w:hideMark/>
          </w:tcPr>
          <w:p w14:paraId="10789543"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Kurtosis</w:t>
            </w:r>
          </w:p>
        </w:tc>
        <w:tc>
          <w:tcPr>
            <w:tcW w:w="740" w:type="dxa"/>
            <w:tcBorders>
              <w:top w:val="nil"/>
              <w:left w:val="nil"/>
              <w:bottom w:val="nil"/>
              <w:right w:val="nil"/>
            </w:tcBorders>
            <w:shd w:val="clear" w:color="000000" w:fill="F5F5F5"/>
            <w:vAlign w:val="center"/>
            <w:hideMark/>
          </w:tcPr>
          <w:p w14:paraId="7D02DDEA"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-0.66</w:t>
            </w:r>
          </w:p>
        </w:tc>
        <w:tc>
          <w:tcPr>
            <w:tcW w:w="740" w:type="dxa"/>
            <w:tcBorders>
              <w:top w:val="nil"/>
              <w:left w:val="nil"/>
              <w:bottom w:val="nil"/>
              <w:right w:val="nil"/>
            </w:tcBorders>
            <w:shd w:val="clear" w:color="000000" w:fill="F5F5F5"/>
            <w:vAlign w:val="center"/>
            <w:hideMark/>
          </w:tcPr>
          <w:p w14:paraId="72084B26"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-0.23</w:t>
            </w:r>
          </w:p>
        </w:tc>
        <w:tc>
          <w:tcPr>
            <w:tcW w:w="740" w:type="dxa"/>
            <w:tcBorders>
              <w:top w:val="nil"/>
              <w:left w:val="nil"/>
              <w:bottom w:val="nil"/>
              <w:right w:val="nil"/>
            </w:tcBorders>
            <w:shd w:val="clear" w:color="000000" w:fill="F5F5F5"/>
            <w:vAlign w:val="center"/>
            <w:hideMark/>
          </w:tcPr>
          <w:p w14:paraId="4337D56F"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-0.68</w:t>
            </w:r>
          </w:p>
        </w:tc>
        <w:tc>
          <w:tcPr>
            <w:tcW w:w="740" w:type="dxa"/>
            <w:tcBorders>
              <w:top w:val="nil"/>
              <w:left w:val="nil"/>
              <w:bottom w:val="nil"/>
              <w:right w:val="nil"/>
            </w:tcBorders>
            <w:shd w:val="clear" w:color="000000" w:fill="F5F5F5"/>
            <w:vAlign w:val="center"/>
            <w:hideMark/>
          </w:tcPr>
          <w:p w14:paraId="5003DB11"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-1.06</w:t>
            </w:r>
          </w:p>
        </w:tc>
        <w:tc>
          <w:tcPr>
            <w:tcW w:w="740" w:type="dxa"/>
            <w:tcBorders>
              <w:top w:val="nil"/>
              <w:left w:val="nil"/>
              <w:bottom w:val="nil"/>
              <w:right w:val="nil"/>
            </w:tcBorders>
            <w:shd w:val="clear" w:color="000000" w:fill="F5F5F5"/>
            <w:vAlign w:val="center"/>
            <w:hideMark/>
          </w:tcPr>
          <w:p w14:paraId="3EF7E98D"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-0.26</w:t>
            </w:r>
          </w:p>
        </w:tc>
        <w:tc>
          <w:tcPr>
            <w:tcW w:w="740" w:type="dxa"/>
            <w:tcBorders>
              <w:top w:val="nil"/>
              <w:left w:val="nil"/>
              <w:bottom w:val="nil"/>
              <w:right w:val="nil"/>
            </w:tcBorders>
            <w:shd w:val="clear" w:color="000000" w:fill="F5F5F5"/>
            <w:vAlign w:val="center"/>
            <w:hideMark/>
          </w:tcPr>
          <w:p w14:paraId="47C79FE9"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-0.61</w:t>
            </w:r>
          </w:p>
        </w:tc>
        <w:tc>
          <w:tcPr>
            <w:tcW w:w="740" w:type="dxa"/>
            <w:tcBorders>
              <w:top w:val="nil"/>
              <w:left w:val="nil"/>
              <w:bottom w:val="nil"/>
              <w:right w:val="nil"/>
            </w:tcBorders>
            <w:shd w:val="clear" w:color="000000" w:fill="F5F5F5"/>
            <w:vAlign w:val="center"/>
            <w:hideMark/>
          </w:tcPr>
          <w:p w14:paraId="504E97BE"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-1.05</w:t>
            </w:r>
          </w:p>
        </w:tc>
        <w:tc>
          <w:tcPr>
            <w:tcW w:w="740" w:type="dxa"/>
            <w:tcBorders>
              <w:top w:val="nil"/>
              <w:left w:val="nil"/>
              <w:bottom w:val="nil"/>
              <w:right w:val="nil"/>
            </w:tcBorders>
            <w:shd w:val="clear" w:color="000000" w:fill="F5F5F5"/>
            <w:vAlign w:val="center"/>
            <w:hideMark/>
          </w:tcPr>
          <w:p w14:paraId="722035A7"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-0.57</w:t>
            </w:r>
          </w:p>
        </w:tc>
        <w:tc>
          <w:tcPr>
            <w:tcW w:w="740" w:type="dxa"/>
            <w:tcBorders>
              <w:top w:val="nil"/>
              <w:left w:val="nil"/>
              <w:bottom w:val="nil"/>
              <w:right w:val="nil"/>
            </w:tcBorders>
            <w:shd w:val="clear" w:color="000000" w:fill="F5F5F5"/>
            <w:vAlign w:val="center"/>
            <w:hideMark/>
          </w:tcPr>
          <w:p w14:paraId="58B73B82"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-0.64</w:t>
            </w:r>
          </w:p>
        </w:tc>
      </w:tr>
      <w:tr w:rsidR="00170BC9" w:rsidRPr="00170BC9" w14:paraId="61F449D6" w14:textId="77777777" w:rsidTr="00170BC9">
        <w:trPr>
          <w:trHeight w:val="288"/>
        </w:trPr>
        <w:tc>
          <w:tcPr>
            <w:tcW w:w="960" w:type="dxa"/>
            <w:tcBorders>
              <w:top w:val="nil"/>
              <w:left w:val="nil"/>
              <w:bottom w:val="nil"/>
              <w:right w:val="nil"/>
            </w:tcBorders>
            <w:shd w:val="clear" w:color="000000" w:fill="FFFFFF"/>
            <w:vAlign w:val="center"/>
            <w:hideMark/>
          </w:tcPr>
          <w:p w14:paraId="34D01DBF"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Tail ratio</w:t>
            </w:r>
          </w:p>
        </w:tc>
        <w:tc>
          <w:tcPr>
            <w:tcW w:w="740" w:type="dxa"/>
            <w:tcBorders>
              <w:top w:val="nil"/>
              <w:left w:val="nil"/>
              <w:bottom w:val="nil"/>
              <w:right w:val="nil"/>
            </w:tcBorders>
            <w:shd w:val="clear" w:color="000000" w:fill="FFFFFF"/>
            <w:vAlign w:val="center"/>
            <w:hideMark/>
          </w:tcPr>
          <w:p w14:paraId="2F11FD48"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1.24</w:t>
            </w:r>
          </w:p>
        </w:tc>
        <w:tc>
          <w:tcPr>
            <w:tcW w:w="740" w:type="dxa"/>
            <w:tcBorders>
              <w:top w:val="nil"/>
              <w:left w:val="nil"/>
              <w:bottom w:val="nil"/>
              <w:right w:val="nil"/>
            </w:tcBorders>
            <w:shd w:val="clear" w:color="000000" w:fill="FFFFFF"/>
            <w:vAlign w:val="center"/>
            <w:hideMark/>
          </w:tcPr>
          <w:p w14:paraId="602E8547"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0.98</w:t>
            </w:r>
          </w:p>
        </w:tc>
        <w:tc>
          <w:tcPr>
            <w:tcW w:w="740" w:type="dxa"/>
            <w:tcBorders>
              <w:top w:val="nil"/>
              <w:left w:val="nil"/>
              <w:bottom w:val="nil"/>
              <w:right w:val="nil"/>
            </w:tcBorders>
            <w:shd w:val="clear" w:color="000000" w:fill="FFFFFF"/>
            <w:vAlign w:val="center"/>
            <w:hideMark/>
          </w:tcPr>
          <w:p w14:paraId="73BBD1A0"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0.93</w:t>
            </w:r>
          </w:p>
        </w:tc>
        <w:tc>
          <w:tcPr>
            <w:tcW w:w="740" w:type="dxa"/>
            <w:tcBorders>
              <w:top w:val="nil"/>
              <w:left w:val="nil"/>
              <w:bottom w:val="nil"/>
              <w:right w:val="nil"/>
            </w:tcBorders>
            <w:shd w:val="clear" w:color="000000" w:fill="FFFFFF"/>
            <w:vAlign w:val="center"/>
            <w:hideMark/>
          </w:tcPr>
          <w:p w14:paraId="0765E95B"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1.09</w:t>
            </w:r>
          </w:p>
        </w:tc>
        <w:tc>
          <w:tcPr>
            <w:tcW w:w="740" w:type="dxa"/>
            <w:tcBorders>
              <w:top w:val="nil"/>
              <w:left w:val="nil"/>
              <w:bottom w:val="nil"/>
              <w:right w:val="nil"/>
            </w:tcBorders>
            <w:shd w:val="clear" w:color="000000" w:fill="FFFFFF"/>
            <w:vAlign w:val="center"/>
            <w:hideMark/>
          </w:tcPr>
          <w:p w14:paraId="6BB5EFD8"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1.22</w:t>
            </w:r>
          </w:p>
        </w:tc>
        <w:tc>
          <w:tcPr>
            <w:tcW w:w="740" w:type="dxa"/>
            <w:tcBorders>
              <w:top w:val="nil"/>
              <w:left w:val="nil"/>
              <w:bottom w:val="nil"/>
              <w:right w:val="nil"/>
            </w:tcBorders>
            <w:shd w:val="clear" w:color="000000" w:fill="FFFFFF"/>
            <w:vAlign w:val="center"/>
            <w:hideMark/>
          </w:tcPr>
          <w:p w14:paraId="3DBF1C9E"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1.19</w:t>
            </w:r>
          </w:p>
        </w:tc>
        <w:tc>
          <w:tcPr>
            <w:tcW w:w="740" w:type="dxa"/>
            <w:tcBorders>
              <w:top w:val="nil"/>
              <w:left w:val="nil"/>
              <w:bottom w:val="nil"/>
              <w:right w:val="nil"/>
            </w:tcBorders>
            <w:shd w:val="clear" w:color="000000" w:fill="FFFFFF"/>
            <w:vAlign w:val="center"/>
            <w:hideMark/>
          </w:tcPr>
          <w:p w14:paraId="67B9A9A5"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1.26</w:t>
            </w:r>
          </w:p>
        </w:tc>
        <w:tc>
          <w:tcPr>
            <w:tcW w:w="740" w:type="dxa"/>
            <w:tcBorders>
              <w:top w:val="nil"/>
              <w:left w:val="nil"/>
              <w:bottom w:val="nil"/>
              <w:right w:val="nil"/>
            </w:tcBorders>
            <w:shd w:val="clear" w:color="000000" w:fill="FFFFFF"/>
            <w:vAlign w:val="center"/>
            <w:hideMark/>
          </w:tcPr>
          <w:p w14:paraId="58AE0D62"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1.32</w:t>
            </w:r>
          </w:p>
        </w:tc>
        <w:tc>
          <w:tcPr>
            <w:tcW w:w="740" w:type="dxa"/>
            <w:tcBorders>
              <w:top w:val="nil"/>
              <w:left w:val="nil"/>
              <w:bottom w:val="nil"/>
              <w:right w:val="nil"/>
            </w:tcBorders>
            <w:shd w:val="clear" w:color="000000" w:fill="FFFFFF"/>
            <w:vAlign w:val="center"/>
            <w:hideMark/>
          </w:tcPr>
          <w:p w14:paraId="28445EC4"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1.15</w:t>
            </w:r>
          </w:p>
        </w:tc>
      </w:tr>
      <w:tr w:rsidR="00170BC9" w:rsidRPr="00170BC9" w14:paraId="0459D7C1" w14:textId="77777777" w:rsidTr="00170BC9">
        <w:trPr>
          <w:trHeight w:val="384"/>
        </w:trPr>
        <w:tc>
          <w:tcPr>
            <w:tcW w:w="960" w:type="dxa"/>
            <w:tcBorders>
              <w:top w:val="nil"/>
              <w:left w:val="nil"/>
              <w:bottom w:val="nil"/>
              <w:right w:val="nil"/>
            </w:tcBorders>
            <w:shd w:val="clear" w:color="000000" w:fill="F5F5F5"/>
            <w:vAlign w:val="center"/>
            <w:hideMark/>
          </w:tcPr>
          <w:p w14:paraId="73C17F44" w14:textId="77777777" w:rsidR="00170BC9" w:rsidRPr="00170BC9" w:rsidRDefault="00170BC9" w:rsidP="00170BC9">
            <w:pPr>
              <w:spacing w:after="0" w:line="240" w:lineRule="auto"/>
              <w:jc w:val="right"/>
              <w:rPr>
                <w:rFonts w:ascii="Arial" w:eastAsia="Times New Roman" w:hAnsi="Arial" w:cs="Arial"/>
                <w:b/>
                <w:bCs/>
                <w:sz w:val="16"/>
                <w:szCs w:val="16"/>
                <w:lang w:eastAsia="zh-TW"/>
              </w:rPr>
            </w:pPr>
            <w:r w:rsidRPr="00170BC9">
              <w:rPr>
                <w:rFonts w:ascii="Arial" w:eastAsia="Times New Roman" w:hAnsi="Arial" w:cs="Arial"/>
                <w:b/>
                <w:bCs/>
                <w:sz w:val="16"/>
                <w:szCs w:val="16"/>
                <w:lang w:eastAsia="zh-TW"/>
              </w:rPr>
              <w:t>Daily value at risk</w:t>
            </w:r>
          </w:p>
        </w:tc>
        <w:tc>
          <w:tcPr>
            <w:tcW w:w="740" w:type="dxa"/>
            <w:tcBorders>
              <w:top w:val="nil"/>
              <w:left w:val="nil"/>
              <w:bottom w:val="nil"/>
              <w:right w:val="nil"/>
            </w:tcBorders>
            <w:shd w:val="clear" w:color="000000" w:fill="F5F5F5"/>
            <w:vAlign w:val="center"/>
            <w:hideMark/>
          </w:tcPr>
          <w:p w14:paraId="613C3C74"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-3%</w:t>
            </w:r>
          </w:p>
        </w:tc>
        <w:tc>
          <w:tcPr>
            <w:tcW w:w="740" w:type="dxa"/>
            <w:tcBorders>
              <w:top w:val="nil"/>
              <w:left w:val="nil"/>
              <w:bottom w:val="nil"/>
              <w:right w:val="nil"/>
            </w:tcBorders>
            <w:shd w:val="clear" w:color="000000" w:fill="F5F5F5"/>
            <w:vAlign w:val="center"/>
            <w:hideMark/>
          </w:tcPr>
          <w:p w14:paraId="5EE80595"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w:t>
            </w:r>
          </w:p>
        </w:tc>
        <w:tc>
          <w:tcPr>
            <w:tcW w:w="740" w:type="dxa"/>
            <w:tcBorders>
              <w:top w:val="nil"/>
              <w:left w:val="nil"/>
              <w:bottom w:val="nil"/>
              <w:right w:val="nil"/>
            </w:tcBorders>
            <w:shd w:val="clear" w:color="000000" w:fill="F5F5F5"/>
            <w:vAlign w:val="center"/>
            <w:hideMark/>
          </w:tcPr>
          <w:p w14:paraId="062AFDFF"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-3%</w:t>
            </w:r>
          </w:p>
        </w:tc>
        <w:tc>
          <w:tcPr>
            <w:tcW w:w="740" w:type="dxa"/>
            <w:tcBorders>
              <w:top w:val="nil"/>
              <w:left w:val="nil"/>
              <w:bottom w:val="nil"/>
              <w:right w:val="nil"/>
            </w:tcBorders>
            <w:shd w:val="clear" w:color="000000" w:fill="F5F5F5"/>
            <w:vAlign w:val="center"/>
            <w:hideMark/>
          </w:tcPr>
          <w:p w14:paraId="3A5EE373"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w:t>
            </w:r>
          </w:p>
        </w:tc>
        <w:tc>
          <w:tcPr>
            <w:tcW w:w="740" w:type="dxa"/>
            <w:tcBorders>
              <w:top w:val="nil"/>
              <w:left w:val="nil"/>
              <w:bottom w:val="nil"/>
              <w:right w:val="nil"/>
            </w:tcBorders>
            <w:shd w:val="clear" w:color="000000" w:fill="F5F5F5"/>
            <w:vAlign w:val="center"/>
            <w:hideMark/>
          </w:tcPr>
          <w:p w14:paraId="65487503"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w:t>
            </w:r>
          </w:p>
        </w:tc>
        <w:tc>
          <w:tcPr>
            <w:tcW w:w="740" w:type="dxa"/>
            <w:tcBorders>
              <w:top w:val="nil"/>
              <w:left w:val="nil"/>
              <w:bottom w:val="nil"/>
              <w:right w:val="nil"/>
            </w:tcBorders>
            <w:shd w:val="clear" w:color="000000" w:fill="F5F5F5"/>
            <w:vAlign w:val="center"/>
            <w:hideMark/>
          </w:tcPr>
          <w:p w14:paraId="27BDE3CF"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w:t>
            </w:r>
          </w:p>
        </w:tc>
        <w:tc>
          <w:tcPr>
            <w:tcW w:w="740" w:type="dxa"/>
            <w:tcBorders>
              <w:top w:val="nil"/>
              <w:left w:val="nil"/>
              <w:bottom w:val="nil"/>
              <w:right w:val="nil"/>
            </w:tcBorders>
            <w:shd w:val="clear" w:color="000000" w:fill="F5F5F5"/>
            <w:vAlign w:val="center"/>
            <w:hideMark/>
          </w:tcPr>
          <w:p w14:paraId="3AD94F5F"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-1%</w:t>
            </w:r>
          </w:p>
        </w:tc>
        <w:tc>
          <w:tcPr>
            <w:tcW w:w="740" w:type="dxa"/>
            <w:tcBorders>
              <w:top w:val="nil"/>
              <w:left w:val="nil"/>
              <w:bottom w:val="nil"/>
              <w:right w:val="nil"/>
            </w:tcBorders>
            <w:shd w:val="clear" w:color="000000" w:fill="F5F5F5"/>
            <w:vAlign w:val="center"/>
            <w:hideMark/>
          </w:tcPr>
          <w:p w14:paraId="3DC6BAD1"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w:t>
            </w:r>
          </w:p>
        </w:tc>
        <w:tc>
          <w:tcPr>
            <w:tcW w:w="740" w:type="dxa"/>
            <w:tcBorders>
              <w:top w:val="nil"/>
              <w:left w:val="nil"/>
              <w:bottom w:val="nil"/>
              <w:right w:val="nil"/>
            </w:tcBorders>
            <w:shd w:val="clear" w:color="000000" w:fill="F5F5F5"/>
            <w:vAlign w:val="center"/>
            <w:hideMark/>
          </w:tcPr>
          <w:p w14:paraId="0BF9AC76" w14:textId="77777777" w:rsidR="00170BC9" w:rsidRPr="00170BC9" w:rsidRDefault="00170BC9" w:rsidP="00170BC9">
            <w:pPr>
              <w:spacing w:after="0" w:line="240" w:lineRule="auto"/>
              <w:jc w:val="right"/>
              <w:rPr>
                <w:rFonts w:ascii="Arial" w:eastAsia="Times New Roman" w:hAnsi="Arial" w:cs="Arial"/>
                <w:sz w:val="16"/>
                <w:szCs w:val="16"/>
                <w:lang w:eastAsia="zh-TW"/>
              </w:rPr>
            </w:pPr>
            <w:r w:rsidRPr="00170BC9">
              <w:rPr>
                <w:rFonts w:ascii="Arial" w:eastAsia="Times New Roman" w:hAnsi="Arial" w:cs="Arial"/>
                <w:sz w:val="16"/>
                <w:szCs w:val="16"/>
                <w:lang w:eastAsia="zh-TW"/>
              </w:rPr>
              <w:t>-2%</w:t>
            </w:r>
          </w:p>
        </w:tc>
      </w:tr>
    </w:tbl>
    <w:p w14:paraId="2DC44675" w14:textId="77777777" w:rsidR="00DC6FAF" w:rsidRPr="00616F12" w:rsidRDefault="00DC6FAF" w:rsidP="00DC6FAF"/>
    <w:p w14:paraId="5DCFB8D0" w14:textId="41DD238E" w:rsidR="00DC6FAF" w:rsidRPr="00616F12" w:rsidRDefault="001D5CD1" w:rsidP="00DC6FAF">
      <w:pPr>
        <w:rPr>
          <w:rFonts w:eastAsia="PMingLiU"/>
          <w:lang w:eastAsia="zh-TW"/>
        </w:rPr>
      </w:pPr>
      <w:r w:rsidRPr="00616F12">
        <w:rPr>
          <w:rFonts w:eastAsia="PMingLiU"/>
          <w:lang w:eastAsia="zh-TW"/>
        </w:rPr>
        <w:t xml:space="preserve">From the above summary, we could observe that </w:t>
      </w:r>
      <w:r w:rsidR="00616F12" w:rsidRPr="00616F12">
        <w:rPr>
          <w:rFonts w:eastAsia="PMingLiU"/>
          <w:lang w:eastAsia="zh-TW"/>
        </w:rPr>
        <w:t>all USD cross pair performs quite well while EUR/USD would be the worst among them. Non-USD cross pair performs badly.</w:t>
      </w:r>
    </w:p>
    <w:p w14:paraId="04F1FA41" w14:textId="77777777" w:rsidR="00402CAE" w:rsidRPr="00616F12" w:rsidRDefault="00632FF1" w:rsidP="00DC6FAF">
      <w:pPr>
        <w:rPr>
          <w:rFonts w:eastAsia="PMingLiU"/>
          <w:lang w:eastAsia="zh-TW"/>
        </w:rPr>
      </w:pPr>
      <w:r w:rsidRPr="00616F12">
        <w:rPr>
          <w:rFonts w:eastAsia="PMingLiU"/>
          <w:lang w:eastAsia="zh-TW"/>
        </w:rPr>
        <w:lastRenderedPageBreak/>
        <w:t xml:space="preserve">When looking into </w:t>
      </w:r>
      <w:r w:rsidR="00C16D79" w:rsidRPr="00616F12">
        <w:rPr>
          <w:rFonts w:eastAsia="PMingLiU"/>
          <w:lang w:eastAsia="zh-TW"/>
        </w:rPr>
        <w:t>cumulative return time series graph</w:t>
      </w:r>
      <w:r w:rsidR="0090329D" w:rsidRPr="00616F12">
        <w:rPr>
          <w:rFonts w:eastAsia="PMingLiU"/>
          <w:lang w:eastAsia="zh-TW"/>
        </w:rPr>
        <w:t>s in the Reference section</w:t>
      </w:r>
      <w:r w:rsidR="00C16D79" w:rsidRPr="00616F12">
        <w:rPr>
          <w:rFonts w:eastAsia="PMingLiU"/>
          <w:lang w:eastAsia="zh-TW"/>
        </w:rPr>
        <w:t xml:space="preserve">, it is observed </w:t>
      </w:r>
      <w:r w:rsidR="00402CAE" w:rsidRPr="00616F12">
        <w:rPr>
          <w:rFonts w:eastAsia="PMingLiU"/>
          <w:lang w:eastAsia="zh-TW"/>
        </w:rPr>
        <w:t>that:</w:t>
      </w:r>
    </w:p>
    <w:p w14:paraId="521A384C" w14:textId="7C8F9FD5" w:rsidR="001D5CD1" w:rsidRPr="008C0716" w:rsidRDefault="00402CAE" w:rsidP="002D4C26">
      <w:pPr>
        <w:pStyle w:val="ColorfulList-Accent11"/>
        <w:numPr>
          <w:ilvl w:val="6"/>
          <w:numId w:val="42"/>
        </w:numPr>
        <w:ind w:leftChars="0" w:left="709" w:hanging="425"/>
        <w:rPr>
          <w:rFonts w:eastAsia="PMingLiU"/>
          <w:lang w:eastAsia="zh-TW"/>
        </w:rPr>
      </w:pPr>
      <w:r w:rsidRPr="008C0716">
        <w:rPr>
          <w:rFonts w:eastAsia="PMingLiU"/>
          <w:lang w:eastAsia="zh-TW"/>
        </w:rPr>
        <w:t>A</w:t>
      </w:r>
      <w:r w:rsidR="00C16D79" w:rsidRPr="008C0716">
        <w:rPr>
          <w:rFonts w:eastAsia="PMingLiU"/>
          <w:lang w:eastAsia="zh-TW"/>
        </w:rPr>
        <w:t xml:space="preserve"> consistent</w:t>
      </w:r>
      <w:r w:rsidR="00C16D79" w:rsidRPr="008C0716">
        <w:rPr>
          <w:rFonts w:eastAsia="PMingLiU"/>
        </w:rPr>
        <w:t xml:space="preserve"> </w:t>
      </w:r>
      <w:r w:rsidR="000F28AD" w:rsidRPr="008C0716">
        <w:rPr>
          <w:rFonts w:eastAsia="PMingLiU"/>
        </w:rPr>
        <w:t xml:space="preserve">pattern during COVID market crash where all the currency pair returns </w:t>
      </w:r>
      <w:proofErr w:type="spellStart"/>
      <w:r w:rsidR="000F28AD" w:rsidRPr="008C0716">
        <w:rPr>
          <w:rFonts w:eastAsia="PMingLiU"/>
        </w:rPr>
        <w:t>she</w:t>
      </w:r>
      <w:r w:rsidR="00486BF5" w:rsidRPr="008C0716">
        <w:rPr>
          <w:rFonts w:eastAsia="PMingLiU"/>
        </w:rPr>
        <w:t>d</w:t>
      </w:r>
      <w:r w:rsidR="000F28AD" w:rsidRPr="008C0716">
        <w:rPr>
          <w:rFonts w:eastAsia="PMingLiU"/>
        </w:rPr>
        <w:t>d</w:t>
      </w:r>
      <w:r w:rsidR="000557F4" w:rsidRPr="008C0716">
        <w:rPr>
          <w:rFonts w:eastAsia="PMingLiU"/>
        </w:rPr>
        <w:t>ed</w:t>
      </w:r>
      <w:proofErr w:type="spellEnd"/>
      <w:r w:rsidR="000F28AD" w:rsidRPr="008C0716">
        <w:rPr>
          <w:rFonts w:eastAsia="PMingLiU"/>
        </w:rPr>
        <w:t xml:space="preserve"> during March.</w:t>
      </w:r>
      <w:r w:rsidR="000557F4" w:rsidRPr="008C0716">
        <w:rPr>
          <w:rFonts w:eastAsia="PMingLiU"/>
        </w:rPr>
        <w:t xml:space="preserve"> This is suggest</w:t>
      </w:r>
      <w:r w:rsidR="008C0716" w:rsidRPr="008C0716">
        <w:rPr>
          <w:rFonts w:eastAsia="PMingLiU" w:hint="eastAsia"/>
          <w:lang w:eastAsia="zh-TW"/>
        </w:rPr>
        <w:t>e</w:t>
      </w:r>
      <w:r w:rsidR="008C0716" w:rsidRPr="008C0716">
        <w:rPr>
          <w:rFonts w:eastAsia="PMingLiU"/>
          <w:lang w:eastAsia="zh-TW"/>
        </w:rPr>
        <w:t>d</w:t>
      </w:r>
      <w:r w:rsidR="000557F4" w:rsidRPr="008C0716">
        <w:rPr>
          <w:rFonts w:eastAsia="PMingLiU"/>
        </w:rPr>
        <w:t xml:space="preserve"> the model does not perform during the market crash, which is expected with our validation data for training is more </w:t>
      </w:r>
      <w:r w:rsidR="00486BF5" w:rsidRPr="008C0716">
        <w:rPr>
          <w:rFonts w:eastAsia="PMingLiU"/>
        </w:rPr>
        <w:t>on</w:t>
      </w:r>
      <w:r w:rsidR="000557F4" w:rsidRPr="008C0716">
        <w:rPr>
          <w:rFonts w:eastAsia="PMingLiU"/>
        </w:rPr>
        <w:t xml:space="preserve"> business-as-usual trading days.</w:t>
      </w:r>
    </w:p>
    <w:p w14:paraId="52EEADA6" w14:textId="4F0106A4" w:rsidR="00F835BA" w:rsidRPr="00E20DF4" w:rsidRDefault="00F835BA" w:rsidP="002D4C26">
      <w:pPr>
        <w:pStyle w:val="ColorfulList-Accent11"/>
        <w:numPr>
          <w:ilvl w:val="6"/>
          <w:numId w:val="42"/>
        </w:numPr>
        <w:ind w:leftChars="0" w:left="709" w:hanging="425"/>
        <w:rPr>
          <w:rFonts w:eastAsia="PMingLiU"/>
          <w:lang w:eastAsia="zh-TW"/>
        </w:rPr>
      </w:pPr>
      <w:r w:rsidRPr="00E20DF4">
        <w:rPr>
          <w:rFonts w:eastAsia="PMingLiU"/>
        </w:rPr>
        <w:t xml:space="preserve">A strong return for </w:t>
      </w:r>
      <w:r w:rsidR="00E20DF4" w:rsidRPr="00E20DF4">
        <w:rPr>
          <w:rFonts w:eastAsia="PMingLiU"/>
        </w:rPr>
        <w:t xml:space="preserve">most </w:t>
      </w:r>
      <w:r w:rsidRPr="00E20DF4">
        <w:rPr>
          <w:rFonts w:eastAsia="PMingLiU"/>
        </w:rPr>
        <w:t>currency pairs</w:t>
      </w:r>
      <w:r w:rsidR="00E20DF4" w:rsidRPr="00E20DF4">
        <w:rPr>
          <w:rFonts w:eastAsia="PMingLiU"/>
        </w:rPr>
        <w:t xml:space="preserve"> in post-COVID period</w:t>
      </w:r>
      <w:r w:rsidRPr="00E20DF4">
        <w:rPr>
          <w:rFonts w:eastAsia="PMingLiU"/>
        </w:rPr>
        <w:t>. This is because the economic conditions and the foreseeable economic recovery gives the investor directions to invest in the foreign market, driving clear trends in the spot price movement where our model can detect the technical signals from the model training.</w:t>
      </w:r>
    </w:p>
    <w:p w14:paraId="2988A4AE" w14:textId="46FC3516" w:rsidR="00402CAE" w:rsidRPr="00657CBA" w:rsidRDefault="00657CBA" w:rsidP="002D4C26">
      <w:pPr>
        <w:pStyle w:val="ColorfulList-Accent11"/>
        <w:numPr>
          <w:ilvl w:val="6"/>
          <w:numId w:val="42"/>
        </w:numPr>
        <w:ind w:leftChars="0" w:left="709" w:hanging="425"/>
        <w:rPr>
          <w:rFonts w:eastAsia="PMingLiU"/>
          <w:lang w:eastAsia="zh-TW"/>
        </w:rPr>
      </w:pPr>
      <w:r w:rsidRPr="00657CBA">
        <w:rPr>
          <w:rFonts w:eastAsia="PMingLiU"/>
        </w:rPr>
        <w:t>JPY pairs (</w:t>
      </w:r>
      <w:r w:rsidR="00402CAE" w:rsidRPr="00657CBA">
        <w:rPr>
          <w:rFonts w:eastAsia="PMingLiU"/>
        </w:rPr>
        <w:t>USD</w:t>
      </w:r>
      <w:r w:rsidR="004B3C00" w:rsidRPr="00657CBA">
        <w:rPr>
          <w:rFonts w:eastAsia="PMingLiU" w:hint="eastAsia"/>
          <w:lang w:eastAsia="zh-TW"/>
        </w:rPr>
        <w:t>JPY</w:t>
      </w:r>
      <w:r w:rsidR="00E20DF4" w:rsidRPr="00657CBA">
        <w:rPr>
          <w:rFonts w:eastAsia="PMingLiU"/>
        </w:rPr>
        <w:t xml:space="preserve"> </w:t>
      </w:r>
      <w:r w:rsidR="00E20DF4" w:rsidRPr="00657CBA">
        <w:rPr>
          <w:rFonts w:eastAsia="PMingLiU" w:hint="eastAsia"/>
          <w:lang w:eastAsia="zh-TW"/>
        </w:rPr>
        <w:t>a</w:t>
      </w:r>
      <w:r w:rsidR="00E20DF4" w:rsidRPr="00657CBA">
        <w:rPr>
          <w:rFonts w:eastAsia="PMingLiU"/>
          <w:lang w:eastAsia="zh-TW"/>
        </w:rPr>
        <w:t>nd AUDJPY</w:t>
      </w:r>
      <w:r w:rsidRPr="00657CBA">
        <w:rPr>
          <w:rFonts w:eastAsia="PMingLiU"/>
          <w:lang w:eastAsia="zh-TW"/>
        </w:rPr>
        <w:t xml:space="preserve">) </w:t>
      </w:r>
      <w:r w:rsidR="00402CAE" w:rsidRPr="00657CBA">
        <w:rPr>
          <w:rFonts w:eastAsia="PMingLiU"/>
        </w:rPr>
        <w:t>performs consistently in pre-COVID crisis and generate</w:t>
      </w:r>
      <w:r w:rsidR="0056045A" w:rsidRPr="00657CBA">
        <w:rPr>
          <w:rFonts w:eastAsia="PMingLiU"/>
        </w:rPr>
        <w:t>s</w:t>
      </w:r>
      <w:r w:rsidR="00402CAE" w:rsidRPr="00657CBA">
        <w:rPr>
          <w:rFonts w:eastAsia="PMingLiU"/>
        </w:rPr>
        <w:t xml:space="preserve"> </w:t>
      </w:r>
      <w:r w:rsidR="00E20DF4" w:rsidRPr="00657CBA">
        <w:rPr>
          <w:rFonts w:eastAsia="PMingLiU"/>
        </w:rPr>
        <w:t>positive</w:t>
      </w:r>
      <w:r w:rsidR="00402CAE" w:rsidRPr="00657CBA">
        <w:rPr>
          <w:rFonts w:eastAsia="PMingLiU"/>
        </w:rPr>
        <w:t xml:space="preserve"> returns.</w:t>
      </w:r>
      <w:r w:rsidRPr="00657CBA">
        <w:rPr>
          <w:rFonts w:eastAsia="PMingLiU"/>
        </w:rPr>
        <w:t xml:space="preserve"> </w:t>
      </w:r>
      <w:proofErr w:type="gramStart"/>
      <w:r w:rsidRPr="00657CBA">
        <w:rPr>
          <w:rFonts w:eastAsia="PMingLiU"/>
        </w:rPr>
        <w:t>However</w:t>
      </w:r>
      <w:proofErr w:type="gramEnd"/>
      <w:r w:rsidRPr="00657CBA">
        <w:rPr>
          <w:rFonts w:eastAsia="PMingLiU"/>
        </w:rPr>
        <w:t xml:space="preserve"> AUDJPY performs badly in COVID market crash and was not able to recover to positive cumulative returns in the </w:t>
      </w:r>
      <w:proofErr w:type="spellStart"/>
      <w:r w:rsidRPr="00657CBA">
        <w:rPr>
          <w:rFonts w:eastAsia="PMingLiU"/>
        </w:rPr>
        <w:t>backtesting</w:t>
      </w:r>
      <w:proofErr w:type="spellEnd"/>
      <w:r w:rsidRPr="00657CBA">
        <w:rPr>
          <w:rFonts w:eastAsia="PMingLiU"/>
        </w:rPr>
        <w:t xml:space="preserve"> period.</w:t>
      </w:r>
    </w:p>
    <w:p w14:paraId="5A146A8C" w14:textId="224A9713" w:rsidR="001A5540" w:rsidRPr="00B37C23" w:rsidRDefault="00A96132" w:rsidP="00B37C23">
      <w:pPr>
        <w:pStyle w:val="ColorfulList-Accent11"/>
        <w:ind w:leftChars="0" w:left="0"/>
        <w:rPr>
          <w:rFonts w:eastAsia="PMingLiU"/>
        </w:rPr>
      </w:pPr>
      <w:r w:rsidRPr="00B37C23">
        <w:rPr>
          <w:rFonts w:eastAsia="PMingLiU"/>
        </w:rPr>
        <w:t xml:space="preserve">From the above, </w:t>
      </w:r>
      <w:r w:rsidR="00B37C23" w:rsidRPr="00B37C23">
        <w:rPr>
          <w:rFonts w:eastAsia="PMingLiU" w:hint="eastAsia"/>
        </w:rPr>
        <w:t>w</w:t>
      </w:r>
      <w:r w:rsidR="00B37C23" w:rsidRPr="00B37C23">
        <w:rPr>
          <w:rFonts w:eastAsia="PMingLiU"/>
        </w:rPr>
        <w:t xml:space="preserve">e could further </w:t>
      </w:r>
      <w:proofErr w:type="spellStart"/>
      <w:r w:rsidR="00B37C23" w:rsidRPr="00B37C23">
        <w:rPr>
          <w:rFonts w:eastAsia="PMingLiU"/>
        </w:rPr>
        <w:t>analyse</w:t>
      </w:r>
      <w:proofErr w:type="spellEnd"/>
      <w:r w:rsidR="00B37C23" w:rsidRPr="00B37C23">
        <w:rPr>
          <w:rFonts w:eastAsia="PMingLiU"/>
        </w:rPr>
        <w:t xml:space="preserve"> and test on the trading USDJPY pair given it consistency performance between pre-COVID and post-COVID period.</w:t>
      </w:r>
    </w:p>
    <w:p w14:paraId="678A402E" w14:textId="282A1F3A" w:rsidR="00DC6FAF" w:rsidRPr="00B37C23" w:rsidRDefault="00B37C23" w:rsidP="00A87D82">
      <w:pPr>
        <w:pStyle w:val="Heading3"/>
      </w:pPr>
      <w:r>
        <w:t>Voting Classifier</w:t>
      </w:r>
    </w:p>
    <w:tbl>
      <w:tblPr>
        <w:tblW w:w="7957" w:type="dxa"/>
        <w:tblCellMar>
          <w:left w:w="28" w:type="dxa"/>
          <w:right w:w="28" w:type="dxa"/>
        </w:tblCellMar>
        <w:tblLook w:val="04A0" w:firstRow="1" w:lastRow="0" w:firstColumn="1" w:lastColumn="0" w:noHBand="0" w:noVBand="1"/>
      </w:tblPr>
      <w:tblGrid>
        <w:gridCol w:w="811"/>
        <w:gridCol w:w="794"/>
        <w:gridCol w:w="794"/>
        <w:gridCol w:w="794"/>
        <w:gridCol w:w="794"/>
        <w:gridCol w:w="794"/>
        <w:gridCol w:w="794"/>
        <w:gridCol w:w="794"/>
        <w:gridCol w:w="794"/>
        <w:gridCol w:w="794"/>
      </w:tblGrid>
      <w:tr w:rsidR="005A7BF1" w:rsidRPr="001C41C6" w14:paraId="7F55847A" w14:textId="77777777" w:rsidTr="005A7BF1">
        <w:trPr>
          <w:trHeight w:val="288"/>
        </w:trPr>
        <w:tc>
          <w:tcPr>
            <w:tcW w:w="811" w:type="dxa"/>
            <w:tcBorders>
              <w:top w:val="nil"/>
              <w:left w:val="nil"/>
              <w:bottom w:val="nil"/>
              <w:right w:val="nil"/>
            </w:tcBorders>
            <w:shd w:val="clear" w:color="000000" w:fill="FFFFFF"/>
            <w:vAlign w:val="bottom"/>
          </w:tcPr>
          <w:p w14:paraId="0B574536" w14:textId="5CC4448E" w:rsidR="005A7BF1" w:rsidRPr="001C41C6" w:rsidRDefault="005A7BF1" w:rsidP="005A7BF1">
            <w:pPr>
              <w:spacing w:after="0" w:line="240" w:lineRule="auto"/>
              <w:jc w:val="right"/>
              <w:rPr>
                <w:rFonts w:ascii="Arial" w:eastAsia="Times New Roman" w:hAnsi="Arial" w:cs="Arial"/>
                <w:b/>
                <w:bCs/>
                <w:sz w:val="14"/>
                <w:szCs w:val="14"/>
                <w:highlight w:val="yellow"/>
                <w:lang w:eastAsia="zh-TW"/>
              </w:rPr>
            </w:pPr>
          </w:p>
        </w:tc>
        <w:tc>
          <w:tcPr>
            <w:tcW w:w="794" w:type="dxa"/>
            <w:tcBorders>
              <w:top w:val="nil"/>
              <w:left w:val="nil"/>
              <w:bottom w:val="nil"/>
              <w:right w:val="nil"/>
            </w:tcBorders>
            <w:shd w:val="clear" w:color="000000" w:fill="FFFFFF"/>
            <w:vAlign w:val="center"/>
          </w:tcPr>
          <w:p w14:paraId="2E06E4A3" w14:textId="0411E7CB" w:rsidR="005A7BF1" w:rsidRPr="001C41C6" w:rsidRDefault="005A7BF1" w:rsidP="005A7BF1">
            <w:pPr>
              <w:spacing w:after="0" w:line="240" w:lineRule="auto"/>
              <w:jc w:val="center"/>
              <w:rPr>
                <w:rFonts w:ascii="Arial" w:eastAsia="Times New Roman" w:hAnsi="Arial" w:cs="Arial"/>
                <w:b/>
                <w:bCs/>
                <w:sz w:val="14"/>
                <w:szCs w:val="14"/>
                <w:highlight w:val="yellow"/>
                <w:lang w:eastAsia="zh-TW"/>
              </w:rPr>
            </w:pPr>
            <w:r>
              <w:rPr>
                <w:rFonts w:ascii="Arial" w:hAnsi="Arial" w:cs="Arial"/>
                <w:b/>
                <w:bCs/>
                <w:sz w:val="14"/>
                <w:szCs w:val="14"/>
              </w:rPr>
              <w:t>AUD/USD</w:t>
            </w:r>
          </w:p>
        </w:tc>
        <w:tc>
          <w:tcPr>
            <w:tcW w:w="794" w:type="dxa"/>
            <w:tcBorders>
              <w:top w:val="nil"/>
              <w:left w:val="nil"/>
              <w:bottom w:val="nil"/>
              <w:right w:val="nil"/>
            </w:tcBorders>
            <w:shd w:val="clear" w:color="auto" w:fill="auto"/>
            <w:vAlign w:val="center"/>
          </w:tcPr>
          <w:p w14:paraId="597E07A5" w14:textId="3DF5FDEF" w:rsidR="005A7BF1" w:rsidRPr="001C41C6" w:rsidRDefault="005A7BF1" w:rsidP="005A7BF1">
            <w:pPr>
              <w:spacing w:after="0" w:line="240" w:lineRule="auto"/>
              <w:jc w:val="center"/>
              <w:rPr>
                <w:rFonts w:ascii="Arial" w:eastAsia="Times New Roman" w:hAnsi="Arial" w:cs="Arial"/>
                <w:b/>
                <w:bCs/>
                <w:sz w:val="14"/>
                <w:szCs w:val="14"/>
                <w:highlight w:val="yellow"/>
                <w:lang w:eastAsia="zh-TW"/>
              </w:rPr>
            </w:pPr>
            <w:r>
              <w:rPr>
                <w:rFonts w:ascii="Arial" w:hAnsi="Arial" w:cs="Arial"/>
                <w:b/>
                <w:bCs/>
                <w:sz w:val="14"/>
                <w:szCs w:val="14"/>
              </w:rPr>
              <w:t>AUD/CAD</w:t>
            </w:r>
          </w:p>
        </w:tc>
        <w:tc>
          <w:tcPr>
            <w:tcW w:w="794" w:type="dxa"/>
            <w:tcBorders>
              <w:top w:val="nil"/>
              <w:left w:val="nil"/>
              <w:bottom w:val="nil"/>
              <w:right w:val="nil"/>
            </w:tcBorders>
            <w:shd w:val="clear" w:color="auto" w:fill="auto"/>
            <w:vAlign w:val="center"/>
          </w:tcPr>
          <w:p w14:paraId="52F83B41" w14:textId="211B9397" w:rsidR="005A7BF1" w:rsidRPr="001C41C6" w:rsidRDefault="005A7BF1" w:rsidP="005A7BF1">
            <w:pPr>
              <w:spacing w:after="0" w:line="240" w:lineRule="auto"/>
              <w:jc w:val="center"/>
              <w:rPr>
                <w:rFonts w:ascii="Arial" w:eastAsia="Times New Roman" w:hAnsi="Arial" w:cs="Arial"/>
                <w:b/>
                <w:bCs/>
                <w:sz w:val="14"/>
                <w:szCs w:val="14"/>
                <w:highlight w:val="yellow"/>
                <w:lang w:eastAsia="zh-TW"/>
              </w:rPr>
            </w:pPr>
            <w:r>
              <w:rPr>
                <w:rFonts w:ascii="Arial" w:hAnsi="Arial" w:cs="Arial"/>
                <w:b/>
                <w:bCs/>
                <w:sz w:val="14"/>
                <w:szCs w:val="14"/>
              </w:rPr>
              <w:t>AUD/JPY</w:t>
            </w:r>
          </w:p>
        </w:tc>
        <w:tc>
          <w:tcPr>
            <w:tcW w:w="794" w:type="dxa"/>
            <w:tcBorders>
              <w:top w:val="nil"/>
              <w:left w:val="nil"/>
              <w:bottom w:val="nil"/>
              <w:right w:val="nil"/>
            </w:tcBorders>
            <w:shd w:val="clear" w:color="auto" w:fill="auto"/>
            <w:vAlign w:val="center"/>
          </w:tcPr>
          <w:p w14:paraId="1805FF30" w14:textId="39F9D28F" w:rsidR="005A7BF1" w:rsidRPr="001C41C6" w:rsidRDefault="005A7BF1" w:rsidP="005A7BF1">
            <w:pPr>
              <w:spacing w:after="0" w:line="240" w:lineRule="auto"/>
              <w:jc w:val="center"/>
              <w:rPr>
                <w:rFonts w:ascii="Arial" w:eastAsia="Times New Roman" w:hAnsi="Arial" w:cs="Arial"/>
                <w:b/>
                <w:bCs/>
                <w:sz w:val="14"/>
                <w:szCs w:val="14"/>
                <w:highlight w:val="yellow"/>
                <w:lang w:eastAsia="zh-TW"/>
              </w:rPr>
            </w:pPr>
            <w:r>
              <w:rPr>
                <w:rFonts w:ascii="Arial" w:hAnsi="Arial" w:cs="Arial"/>
                <w:b/>
                <w:bCs/>
                <w:sz w:val="14"/>
                <w:szCs w:val="14"/>
              </w:rPr>
              <w:t>EUR/USD</w:t>
            </w:r>
          </w:p>
        </w:tc>
        <w:tc>
          <w:tcPr>
            <w:tcW w:w="794" w:type="dxa"/>
            <w:tcBorders>
              <w:top w:val="nil"/>
              <w:left w:val="nil"/>
              <w:bottom w:val="nil"/>
              <w:right w:val="nil"/>
            </w:tcBorders>
            <w:shd w:val="clear" w:color="auto" w:fill="auto"/>
            <w:vAlign w:val="center"/>
          </w:tcPr>
          <w:p w14:paraId="391B8E5C" w14:textId="400F9576" w:rsidR="005A7BF1" w:rsidRPr="001C41C6" w:rsidRDefault="005A7BF1" w:rsidP="005A7BF1">
            <w:pPr>
              <w:spacing w:after="0" w:line="240" w:lineRule="auto"/>
              <w:jc w:val="center"/>
              <w:rPr>
                <w:rFonts w:ascii="Arial" w:eastAsia="Times New Roman" w:hAnsi="Arial" w:cs="Arial"/>
                <w:b/>
                <w:bCs/>
                <w:sz w:val="14"/>
                <w:szCs w:val="14"/>
                <w:highlight w:val="yellow"/>
                <w:lang w:eastAsia="zh-TW"/>
              </w:rPr>
            </w:pPr>
            <w:r>
              <w:rPr>
                <w:rFonts w:ascii="Arial" w:hAnsi="Arial" w:cs="Arial"/>
                <w:b/>
                <w:bCs/>
                <w:sz w:val="14"/>
                <w:szCs w:val="14"/>
              </w:rPr>
              <w:t>GBP/USD</w:t>
            </w:r>
          </w:p>
        </w:tc>
        <w:tc>
          <w:tcPr>
            <w:tcW w:w="794" w:type="dxa"/>
            <w:tcBorders>
              <w:top w:val="nil"/>
              <w:left w:val="nil"/>
              <w:bottom w:val="nil"/>
              <w:right w:val="nil"/>
            </w:tcBorders>
            <w:shd w:val="clear" w:color="000000" w:fill="FFFFFF"/>
            <w:vAlign w:val="center"/>
          </w:tcPr>
          <w:p w14:paraId="7131228E" w14:textId="30E59DB8" w:rsidR="005A7BF1" w:rsidRPr="001C41C6" w:rsidRDefault="005A7BF1" w:rsidP="005A7BF1">
            <w:pPr>
              <w:spacing w:after="0" w:line="240" w:lineRule="auto"/>
              <w:jc w:val="center"/>
              <w:rPr>
                <w:rFonts w:ascii="Arial" w:eastAsia="Times New Roman" w:hAnsi="Arial" w:cs="Arial"/>
                <w:b/>
                <w:bCs/>
                <w:sz w:val="14"/>
                <w:szCs w:val="14"/>
                <w:highlight w:val="yellow"/>
                <w:lang w:eastAsia="zh-TW"/>
              </w:rPr>
            </w:pPr>
            <w:r>
              <w:rPr>
                <w:rFonts w:ascii="Arial" w:hAnsi="Arial" w:cs="Arial"/>
                <w:b/>
                <w:bCs/>
                <w:sz w:val="14"/>
                <w:szCs w:val="14"/>
              </w:rPr>
              <w:t>NZD/USD</w:t>
            </w:r>
          </w:p>
        </w:tc>
        <w:tc>
          <w:tcPr>
            <w:tcW w:w="794" w:type="dxa"/>
            <w:tcBorders>
              <w:top w:val="nil"/>
              <w:left w:val="nil"/>
              <w:bottom w:val="nil"/>
              <w:right w:val="nil"/>
            </w:tcBorders>
            <w:shd w:val="clear" w:color="auto" w:fill="auto"/>
            <w:vAlign w:val="center"/>
          </w:tcPr>
          <w:p w14:paraId="05079834" w14:textId="73E06B1D" w:rsidR="005A7BF1" w:rsidRPr="001C41C6" w:rsidRDefault="005A7BF1" w:rsidP="005A7BF1">
            <w:pPr>
              <w:spacing w:after="0" w:line="240" w:lineRule="auto"/>
              <w:jc w:val="center"/>
              <w:rPr>
                <w:rFonts w:ascii="Arial" w:eastAsia="Times New Roman" w:hAnsi="Arial" w:cs="Arial"/>
                <w:b/>
                <w:bCs/>
                <w:sz w:val="14"/>
                <w:szCs w:val="14"/>
                <w:highlight w:val="yellow"/>
                <w:lang w:eastAsia="zh-TW"/>
              </w:rPr>
            </w:pPr>
            <w:r>
              <w:rPr>
                <w:rFonts w:ascii="Arial" w:hAnsi="Arial" w:cs="Arial"/>
                <w:b/>
                <w:bCs/>
                <w:sz w:val="14"/>
                <w:szCs w:val="14"/>
              </w:rPr>
              <w:t>USD/CAD</w:t>
            </w:r>
          </w:p>
        </w:tc>
        <w:tc>
          <w:tcPr>
            <w:tcW w:w="794" w:type="dxa"/>
            <w:tcBorders>
              <w:top w:val="nil"/>
              <w:left w:val="nil"/>
              <w:bottom w:val="nil"/>
              <w:right w:val="nil"/>
            </w:tcBorders>
            <w:shd w:val="clear" w:color="000000" w:fill="FFFFFF"/>
            <w:vAlign w:val="center"/>
          </w:tcPr>
          <w:p w14:paraId="0F66A4B0" w14:textId="037A3E7C" w:rsidR="005A7BF1" w:rsidRPr="001C41C6" w:rsidRDefault="005A7BF1" w:rsidP="005A7BF1">
            <w:pPr>
              <w:spacing w:after="0" w:line="240" w:lineRule="auto"/>
              <w:jc w:val="center"/>
              <w:rPr>
                <w:rFonts w:ascii="Arial" w:eastAsia="Times New Roman" w:hAnsi="Arial" w:cs="Arial"/>
                <w:b/>
                <w:bCs/>
                <w:sz w:val="14"/>
                <w:szCs w:val="14"/>
                <w:highlight w:val="yellow"/>
                <w:lang w:eastAsia="zh-TW"/>
              </w:rPr>
            </w:pPr>
            <w:r>
              <w:rPr>
                <w:rFonts w:ascii="Arial" w:hAnsi="Arial" w:cs="Arial"/>
                <w:b/>
                <w:bCs/>
                <w:sz w:val="14"/>
                <w:szCs w:val="14"/>
              </w:rPr>
              <w:t>USD/JPY</w:t>
            </w:r>
          </w:p>
        </w:tc>
        <w:tc>
          <w:tcPr>
            <w:tcW w:w="794" w:type="dxa"/>
            <w:tcBorders>
              <w:top w:val="nil"/>
              <w:left w:val="nil"/>
              <w:bottom w:val="nil"/>
              <w:right w:val="nil"/>
            </w:tcBorders>
            <w:shd w:val="clear" w:color="000000" w:fill="FFFFFF"/>
            <w:vAlign w:val="center"/>
          </w:tcPr>
          <w:p w14:paraId="6FC8A457" w14:textId="03BBD3C6" w:rsidR="005A7BF1" w:rsidRPr="001C41C6" w:rsidRDefault="005A7BF1" w:rsidP="005A7BF1">
            <w:pPr>
              <w:spacing w:after="0" w:line="240" w:lineRule="auto"/>
              <w:jc w:val="right"/>
              <w:rPr>
                <w:rFonts w:ascii="Arial" w:eastAsia="Times New Roman" w:hAnsi="Arial" w:cs="Arial"/>
                <w:b/>
                <w:bCs/>
                <w:sz w:val="14"/>
                <w:szCs w:val="14"/>
                <w:highlight w:val="yellow"/>
                <w:lang w:eastAsia="zh-TW"/>
              </w:rPr>
            </w:pPr>
            <w:r>
              <w:rPr>
                <w:rFonts w:ascii="Arial" w:hAnsi="Arial" w:cs="Arial"/>
                <w:b/>
                <w:bCs/>
                <w:sz w:val="14"/>
                <w:szCs w:val="14"/>
              </w:rPr>
              <w:t>Average</w:t>
            </w:r>
          </w:p>
        </w:tc>
      </w:tr>
      <w:tr w:rsidR="005A7BF1" w:rsidRPr="001C41C6" w14:paraId="386DC18E" w14:textId="77777777" w:rsidTr="005A7BF1">
        <w:trPr>
          <w:trHeight w:val="384"/>
        </w:trPr>
        <w:tc>
          <w:tcPr>
            <w:tcW w:w="811" w:type="dxa"/>
            <w:tcBorders>
              <w:top w:val="nil"/>
              <w:left w:val="nil"/>
              <w:bottom w:val="nil"/>
              <w:right w:val="nil"/>
            </w:tcBorders>
            <w:shd w:val="clear" w:color="000000" w:fill="F5F5F5"/>
            <w:vAlign w:val="center"/>
          </w:tcPr>
          <w:p w14:paraId="0EC84BA9" w14:textId="57B7F34C" w:rsidR="005A7BF1" w:rsidRPr="001C41C6" w:rsidRDefault="005A7BF1" w:rsidP="005A7BF1">
            <w:pPr>
              <w:spacing w:after="0" w:line="240" w:lineRule="auto"/>
              <w:jc w:val="right"/>
              <w:rPr>
                <w:rFonts w:ascii="Arial" w:eastAsia="Times New Roman" w:hAnsi="Arial" w:cs="Arial"/>
                <w:b/>
                <w:bCs/>
                <w:sz w:val="14"/>
                <w:szCs w:val="14"/>
                <w:highlight w:val="yellow"/>
                <w:lang w:eastAsia="zh-TW"/>
              </w:rPr>
            </w:pPr>
            <w:r>
              <w:rPr>
                <w:rFonts w:ascii="Arial" w:hAnsi="Arial" w:cs="Arial"/>
                <w:b/>
                <w:bCs/>
                <w:sz w:val="14"/>
                <w:szCs w:val="14"/>
              </w:rPr>
              <w:t>Annual return</w:t>
            </w:r>
          </w:p>
        </w:tc>
        <w:tc>
          <w:tcPr>
            <w:tcW w:w="794" w:type="dxa"/>
            <w:tcBorders>
              <w:top w:val="nil"/>
              <w:left w:val="nil"/>
              <w:bottom w:val="nil"/>
              <w:right w:val="nil"/>
            </w:tcBorders>
            <w:shd w:val="clear" w:color="000000" w:fill="F5F5F5"/>
            <w:vAlign w:val="center"/>
          </w:tcPr>
          <w:p w14:paraId="350B584E" w14:textId="46FD966E"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38%</w:t>
            </w:r>
          </w:p>
        </w:tc>
        <w:tc>
          <w:tcPr>
            <w:tcW w:w="794" w:type="dxa"/>
            <w:tcBorders>
              <w:top w:val="nil"/>
              <w:left w:val="nil"/>
              <w:bottom w:val="nil"/>
              <w:right w:val="nil"/>
            </w:tcBorders>
            <w:shd w:val="clear" w:color="000000" w:fill="F5F5F5"/>
            <w:vAlign w:val="center"/>
          </w:tcPr>
          <w:p w14:paraId="0F476DDF" w14:textId="0980E26A"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7%</w:t>
            </w:r>
          </w:p>
        </w:tc>
        <w:tc>
          <w:tcPr>
            <w:tcW w:w="794" w:type="dxa"/>
            <w:tcBorders>
              <w:top w:val="nil"/>
              <w:left w:val="nil"/>
              <w:bottom w:val="nil"/>
              <w:right w:val="nil"/>
            </w:tcBorders>
            <w:shd w:val="clear" w:color="000000" w:fill="F5F5F5"/>
            <w:vAlign w:val="center"/>
          </w:tcPr>
          <w:p w14:paraId="424ECD11" w14:textId="307AB7ED"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-5%</w:t>
            </w:r>
          </w:p>
        </w:tc>
        <w:tc>
          <w:tcPr>
            <w:tcW w:w="794" w:type="dxa"/>
            <w:tcBorders>
              <w:top w:val="nil"/>
              <w:left w:val="nil"/>
              <w:bottom w:val="nil"/>
              <w:right w:val="nil"/>
            </w:tcBorders>
            <w:shd w:val="clear" w:color="000000" w:fill="F5F5F5"/>
            <w:vAlign w:val="center"/>
          </w:tcPr>
          <w:p w14:paraId="641DE2D6" w14:textId="6EEEDA82"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19%</w:t>
            </w:r>
          </w:p>
        </w:tc>
        <w:tc>
          <w:tcPr>
            <w:tcW w:w="794" w:type="dxa"/>
            <w:tcBorders>
              <w:top w:val="nil"/>
              <w:left w:val="nil"/>
              <w:bottom w:val="nil"/>
              <w:right w:val="nil"/>
            </w:tcBorders>
            <w:shd w:val="clear" w:color="000000" w:fill="F5F5F5"/>
            <w:vAlign w:val="center"/>
          </w:tcPr>
          <w:p w14:paraId="69940787" w14:textId="5C419E24"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45%</w:t>
            </w:r>
          </w:p>
        </w:tc>
        <w:tc>
          <w:tcPr>
            <w:tcW w:w="794" w:type="dxa"/>
            <w:tcBorders>
              <w:top w:val="nil"/>
              <w:left w:val="nil"/>
              <w:bottom w:val="nil"/>
              <w:right w:val="nil"/>
            </w:tcBorders>
            <w:shd w:val="clear" w:color="000000" w:fill="F5F5F5"/>
            <w:vAlign w:val="center"/>
          </w:tcPr>
          <w:p w14:paraId="6EF1B370" w14:textId="5C5CC117"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29%</w:t>
            </w:r>
          </w:p>
        </w:tc>
        <w:tc>
          <w:tcPr>
            <w:tcW w:w="794" w:type="dxa"/>
            <w:tcBorders>
              <w:top w:val="nil"/>
              <w:left w:val="nil"/>
              <w:bottom w:val="nil"/>
              <w:right w:val="nil"/>
            </w:tcBorders>
            <w:shd w:val="clear" w:color="000000" w:fill="F5F5F5"/>
            <w:vAlign w:val="center"/>
          </w:tcPr>
          <w:p w14:paraId="497DB105" w14:textId="6D686C6A"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42%</w:t>
            </w:r>
          </w:p>
        </w:tc>
        <w:tc>
          <w:tcPr>
            <w:tcW w:w="794" w:type="dxa"/>
            <w:tcBorders>
              <w:top w:val="nil"/>
              <w:left w:val="nil"/>
              <w:bottom w:val="nil"/>
              <w:right w:val="nil"/>
            </w:tcBorders>
            <w:shd w:val="clear" w:color="000000" w:fill="F5F5F5"/>
            <w:vAlign w:val="center"/>
          </w:tcPr>
          <w:p w14:paraId="75FCE4DB" w14:textId="5A140F46"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42%</w:t>
            </w:r>
          </w:p>
        </w:tc>
        <w:tc>
          <w:tcPr>
            <w:tcW w:w="794" w:type="dxa"/>
            <w:tcBorders>
              <w:top w:val="nil"/>
              <w:left w:val="nil"/>
              <w:bottom w:val="nil"/>
              <w:right w:val="nil"/>
            </w:tcBorders>
            <w:shd w:val="clear" w:color="000000" w:fill="F5F5F5"/>
            <w:vAlign w:val="center"/>
          </w:tcPr>
          <w:p w14:paraId="01E48FD0" w14:textId="4E9AD881"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27%</w:t>
            </w:r>
          </w:p>
        </w:tc>
      </w:tr>
      <w:tr w:rsidR="005A7BF1" w:rsidRPr="001C41C6" w14:paraId="0FF2537B" w14:textId="77777777" w:rsidTr="005A7BF1">
        <w:trPr>
          <w:trHeight w:val="384"/>
        </w:trPr>
        <w:tc>
          <w:tcPr>
            <w:tcW w:w="811" w:type="dxa"/>
            <w:tcBorders>
              <w:top w:val="nil"/>
              <w:left w:val="nil"/>
              <w:bottom w:val="nil"/>
              <w:right w:val="nil"/>
            </w:tcBorders>
            <w:shd w:val="clear" w:color="000000" w:fill="FFFFFF"/>
            <w:vAlign w:val="center"/>
          </w:tcPr>
          <w:p w14:paraId="65A737C2" w14:textId="2570B22B" w:rsidR="005A7BF1" w:rsidRPr="001C41C6" w:rsidRDefault="005A7BF1" w:rsidP="005A7BF1">
            <w:pPr>
              <w:spacing w:after="0" w:line="240" w:lineRule="auto"/>
              <w:jc w:val="right"/>
              <w:rPr>
                <w:rFonts w:ascii="Arial" w:eastAsia="Times New Roman" w:hAnsi="Arial" w:cs="Arial"/>
                <w:b/>
                <w:bCs/>
                <w:sz w:val="14"/>
                <w:szCs w:val="14"/>
                <w:highlight w:val="yellow"/>
                <w:lang w:eastAsia="zh-TW"/>
              </w:rPr>
            </w:pPr>
            <w:r>
              <w:rPr>
                <w:rFonts w:ascii="Arial" w:hAnsi="Arial" w:cs="Arial"/>
                <w:b/>
                <w:bCs/>
                <w:sz w:val="14"/>
                <w:szCs w:val="14"/>
              </w:rPr>
              <w:t>Cumulative returns</w:t>
            </w:r>
          </w:p>
        </w:tc>
        <w:tc>
          <w:tcPr>
            <w:tcW w:w="794" w:type="dxa"/>
            <w:tcBorders>
              <w:top w:val="nil"/>
              <w:left w:val="nil"/>
              <w:bottom w:val="nil"/>
              <w:right w:val="nil"/>
            </w:tcBorders>
            <w:shd w:val="clear" w:color="000000" w:fill="FFFFFF"/>
            <w:vAlign w:val="center"/>
          </w:tcPr>
          <w:p w14:paraId="5B12EFC8" w14:textId="6F6FE546"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32%</w:t>
            </w:r>
          </w:p>
        </w:tc>
        <w:tc>
          <w:tcPr>
            <w:tcW w:w="794" w:type="dxa"/>
            <w:tcBorders>
              <w:top w:val="nil"/>
              <w:left w:val="nil"/>
              <w:bottom w:val="nil"/>
              <w:right w:val="nil"/>
            </w:tcBorders>
            <w:shd w:val="clear" w:color="auto" w:fill="auto"/>
            <w:vAlign w:val="center"/>
          </w:tcPr>
          <w:p w14:paraId="0085B17D" w14:textId="32BB9D79"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6%</w:t>
            </w:r>
          </w:p>
        </w:tc>
        <w:tc>
          <w:tcPr>
            <w:tcW w:w="794" w:type="dxa"/>
            <w:tcBorders>
              <w:top w:val="nil"/>
              <w:left w:val="nil"/>
              <w:bottom w:val="nil"/>
              <w:right w:val="nil"/>
            </w:tcBorders>
            <w:shd w:val="clear" w:color="auto" w:fill="auto"/>
            <w:vAlign w:val="center"/>
          </w:tcPr>
          <w:p w14:paraId="23F6B61E" w14:textId="62950C49"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-4%</w:t>
            </w:r>
          </w:p>
        </w:tc>
        <w:tc>
          <w:tcPr>
            <w:tcW w:w="794" w:type="dxa"/>
            <w:tcBorders>
              <w:top w:val="nil"/>
              <w:left w:val="nil"/>
              <w:bottom w:val="nil"/>
              <w:right w:val="nil"/>
            </w:tcBorders>
            <w:shd w:val="clear" w:color="auto" w:fill="auto"/>
            <w:vAlign w:val="center"/>
          </w:tcPr>
          <w:p w14:paraId="4AB56F18" w14:textId="0B054ADA"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14%</w:t>
            </w:r>
          </w:p>
        </w:tc>
        <w:tc>
          <w:tcPr>
            <w:tcW w:w="794" w:type="dxa"/>
            <w:tcBorders>
              <w:top w:val="nil"/>
              <w:left w:val="nil"/>
              <w:bottom w:val="nil"/>
              <w:right w:val="nil"/>
            </w:tcBorders>
            <w:shd w:val="clear" w:color="auto" w:fill="auto"/>
            <w:vAlign w:val="center"/>
          </w:tcPr>
          <w:p w14:paraId="2D73DB07" w14:textId="65154A1C"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40%</w:t>
            </w:r>
          </w:p>
        </w:tc>
        <w:tc>
          <w:tcPr>
            <w:tcW w:w="794" w:type="dxa"/>
            <w:tcBorders>
              <w:top w:val="nil"/>
              <w:left w:val="nil"/>
              <w:bottom w:val="nil"/>
              <w:right w:val="nil"/>
            </w:tcBorders>
            <w:shd w:val="clear" w:color="000000" w:fill="FFFFFF"/>
            <w:vAlign w:val="center"/>
          </w:tcPr>
          <w:p w14:paraId="50A65B88" w14:textId="7CC907DC"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24%</w:t>
            </w:r>
          </w:p>
        </w:tc>
        <w:tc>
          <w:tcPr>
            <w:tcW w:w="794" w:type="dxa"/>
            <w:tcBorders>
              <w:top w:val="nil"/>
              <w:left w:val="nil"/>
              <w:bottom w:val="nil"/>
              <w:right w:val="nil"/>
            </w:tcBorders>
            <w:shd w:val="clear" w:color="auto" w:fill="auto"/>
            <w:vAlign w:val="center"/>
          </w:tcPr>
          <w:p w14:paraId="19124EE5" w14:textId="473F6E25"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34%</w:t>
            </w:r>
          </w:p>
        </w:tc>
        <w:tc>
          <w:tcPr>
            <w:tcW w:w="794" w:type="dxa"/>
            <w:tcBorders>
              <w:top w:val="nil"/>
              <w:left w:val="nil"/>
              <w:bottom w:val="nil"/>
              <w:right w:val="nil"/>
            </w:tcBorders>
            <w:shd w:val="clear" w:color="000000" w:fill="FFFFFF"/>
            <w:vAlign w:val="center"/>
          </w:tcPr>
          <w:p w14:paraId="6E695C8A" w14:textId="67715895"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31%</w:t>
            </w:r>
          </w:p>
        </w:tc>
        <w:tc>
          <w:tcPr>
            <w:tcW w:w="794" w:type="dxa"/>
            <w:tcBorders>
              <w:top w:val="nil"/>
              <w:left w:val="nil"/>
              <w:bottom w:val="nil"/>
              <w:right w:val="nil"/>
            </w:tcBorders>
            <w:shd w:val="clear" w:color="auto" w:fill="auto"/>
            <w:vAlign w:val="center"/>
          </w:tcPr>
          <w:p w14:paraId="5B10008F" w14:textId="02602F7D"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22%</w:t>
            </w:r>
          </w:p>
        </w:tc>
      </w:tr>
      <w:tr w:rsidR="005A7BF1" w:rsidRPr="001C41C6" w14:paraId="329BBBDB" w14:textId="77777777" w:rsidTr="005A7BF1">
        <w:trPr>
          <w:trHeight w:val="384"/>
        </w:trPr>
        <w:tc>
          <w:tcPr>
            <w:tcW w:w="811" w:type="dxa"/>
            <w:tcBorders>
              <w:top w:val="nil"/>
              <w:left w:val="nil"/>
              <w:bottom w:val="nil"/>
              <w:right w:val="nil"/>
            </w:tcBorders>
            <w:shd w:val="clear" w:color="000000" w:fill="F5F5F5"/>
            <w:vAlign w:val="center"/>
          </w:tcPr>
          <w:p w14:paraId="5E794DE1" w14:textId="3F0A7C57" w:rsidR="005A7BF1" w:rsidRPr="001C41C6" w:rsidRDefault="005A7BF1" w:rsidP="005A7BF1">
            <w:pPr>
              <w:spacing w:after="0" w:line="240" w:lineRule="auto"/>
              <w:jc w:val="right"/>
              <w:rPr>
                <w:rFonts w:ascii="Arial" w:eastAsia="Times New Roman" w:hAnsi="Arial" w:cs="Arial"/>
                <w:b/>
                <w:bCs/>
                <w:sz w:val="14"/>
                <w:szCs w:val="14"/>
                <w:highlight w:val="yellow"/>
                <w:lang w:eastAsia="zh-TW"/>
              </w:rPr>
            </w:pPr>
            <w:r>
              <w:rPr>
                <w:rFonts w:ascii="Arial" w:hAnsi="Arial" w:cs="Arial"/>
                <w:b/>
                <w:bCs/>
                <w:sz w:val="14"/>
                <w:szCs w:val="14"/>
              </w:rPr>
              <w:t>Annual volatility</w:t>
            </w:r>
          </w:p>
        </w:tc>
        <w:tc>
          <w:tcPr>
            <w:tcW w:w="794" w:type="dxa"/>
            <w:tcBorders>
              <w:top w:val="nil"/>
              <w:left w:val="nil"/>
              <w:bottom w:val="nil"/>
              <w:right w:val="nil"/>
            </w:tcBorders>
            <w:shd w:val="clear" w:color="000000" w:fill="F5F5F5"/>
            <w:vAlign w:val="center"/>
          </w:tcPr>
          <w:p w14:paraId="6EAD936B" w14:textId="1050FCB6"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23%</w:t>
            </w:r>
          </w:p>
        </w:tc>
        <w:tc>
          <w:tcPr>
            <w:tcW w:w="794" w:type="dxa"/>
            <w:tcBorders>
              <w:top w:val="nil"/>
              <w:left w:val="nil"/>
              <w:bottom w:val="nil"/>
              <w:right w:val="nil"/>
            </w:tcBorders>
            <w:shd w:val="clear" w:color="000000" w:fill="F5F5F5"/>
            <w:vAlign w:val="center"/>
          </w:tcPr>
          <w:p w14:paraId="13FD522E" w14:textId="0DFB9A34"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17%</w:t>
            </w:r>
          </w:p>
        </w:tc>
        <w:tc>
          <w:tcPr>
            <w:tcW w:w="794" w:type="dxa"/>
            <w:tcBorders>
              <w:top w:val="nil"/>
              <w:left w:val="nil"/>
              <w:bottom w:val="nil"/>
              <w:right w:val="nil"/>
            </w:tcBorders>
            <w:shd w:val="clear" w:color="000000" w:fill="F5F5F5"/>
            <w:vAlign w:val="center"/>
          </w:tcPr>
          <w:p w14:paraId="78466E2C" w14:textId="08576654"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23%</w:t>
            </w:r>
          </w:p>
        </w:tc>
        <w:tc>
          <w:tcPr>
            <w:tcW w:w="794" w:type="dxa"/>
            <w:tcBorders>
              <w:top w:val="nil"/>
              <w:left w:val="nil"/>
              <w:bottom w:val="nil"/>
              <w:right w:val="nil"/>
            </w:tcBorders>
            <w:shd w:val="clear" w:color="000000" w:fill="F5F5F5"/>
            <w:vAlign w:val="center"/>
          </w:tcPr>
          <w:p w14:paraId="40FD886B" w14:textId="1BFD6927"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11%</w:t>
            </w:r>
          </w:p>
        </w:tc>
        <w:tc>
          <w:tcPr>
            <w:tcW w:w="794" w:type="dxa"/>
            <w:tcBorders>
              <w:top w:val="nil"/>
              <w:left w:val="nil"/>
              <w:bottom w:val="nil"/>
              <w:right w:val="nil"/>
            </w:tcBorders>
            <w:shd w:val="clear" w:color="000000" w:fill="F5F5F5"/>
            <w:vAlign w:val="center"/>
          </w:tcPr>
          <w:p w14:paraId="59674337" w14:textId="63B7BF54"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17%</w:t>
            </w:r>
          </w:p>
        </w:tc>
        <w:tc>
          <w:tcPr>
            <w:tcW w:w="794" w:type="dxa"/>
            <w:tcBorders>
              <w:top w:val="nil"/>
              <w:left w:val="nil"/>
              <w:bottom w:val="nil"/>
              <w:right w:val="nil"/>
            </w:tcBorders>
            <w:shd w:val="clear" w:color="000000" w:fill="F5F5F5"/>
            <w:vAlign w:val="center"/>
          </w:tcPr>
          <w:p w14:paraId="698A86B8" w14:textId="1B33E245"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21%</w:t>
            </w:r>
          </w:p>
        </w:tc>
        <w:tc>
          <w:tcPr>
            <w:tcW w:w="794" w:type="dxa"/>
            <w:tcBorders>
              <w:top w:val="nil"/>
              <w:left w:val="nil"/>
              <w:bottom w:val="nil"/>
              <w:right w:val="nil"/>
            </w:tcBorders>
            <w:shd w:val="clear" w:color="000000" w:fill="F5F5F5"/>
            <w:vAlign w:val="center"/>
          </w:tcPr>
          <w:p w14:paraId="025F36B6" w14:textId="307C21FF"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11%</w:t>
            </w:r>
          </w:p>
        </w:tc>
        <w:tc>
          <w:tcPr>
            <w:tcW w:w="794" w:type="dxa"/>
            <w:tcBorders>
              <w:top w:val="nil"/>
              <w:left w:val="nil"/>
              <w:bottom w:val="nil"/>
              <w:right w:val="nil"/>
            </w:tcBorders>
            <w:shd w:val="clear" w:color="000000" w:fill="F5F5F5"/>
            <w:vAlign w:val="center"/>
          </w:tcPr>
          <w:p w14:paraId="19C28CE1" w14:textId="2530FE91"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14%</w:t>
            </w:r>
          </w:p>
        </w:tc>
        <w:tc>
          <w:tcPr>
            <w:tcW w:w="794" w:type="dxa"/>
            <w:tcBorders>
              <w:top w:val="nil"/>
              <w:left w:val="nil"/>
              <w:bottom w:val="nil"/>
              <w:right w:val="nil"/>
            </w:tcBorders>
            <w:shd w:val="clear" w:color="000000" w:fill="F5F5F5"/>
            <w:vAlign w:val="center"/>
          </w:tcPr>
          <w:p w14:paraId="57A36663" w14:textId="63A2CCBA"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17%</w:t>
            </w:r>
          </w:p>
        </w:tc>
      </w:tr>
      <w:tr w:rsidR="005A7BF1" w:rsidRPr="001C41C6" w14:paraId="581143B8" w14:textId="77777777" w:rsidTr="005A7BF1">
        <w:trPr>
          <w:trHeight w:val="288"/>
        </w:trPr>
        <w:tc>
          <w:tcPr>
            <w:tcW w:w="811" w:type="dxa"/>
            <w:tcBorders>
              <w:top w:val="nil"/>
              <w:left w:val="nil"/>
              <w:bottom w:val="nil"/>
              <w:right w:val="nil"/>
            </w:tcBorders>
            <w:shd w:val="clear" w:color="000000" w:fill="FFFFFF"/>
            <w:vAlign w:val="center"/>
          </w:tcPr>
          <w:p w14:paraId="1B829CDF" w14:textId="7794E36B" w:rsidR="005A7BF1" w:rsidRPr="001C41C6" w:rsidRDefault="005A7BF1" w:rsidP="005A7BF1">
            <w:pPr>
              <w:spacing w:after="0" w:line="240" w:lineRule="auto"/>
              <w:jc w:val="right"/>
              <w:rPr>
                <w:rFonts w:ascii="Arial" w:eastAsia="Times New Roman" w:hAnsi="Arial" w:cs="Arial"/>
                <w:b/>
                <w:bCs/>
                <w:sz w:val="14"/>
                <w:szCs w:val="14"/>
                <w:highlight w:val="yellow"/>
                <w:lang w:eastAsia="zh-TW"/>
              </w:rPr>
            </w:pPr>
            <w:r>
              <w:rPr>
                <w:rFonts w:ascii="Arial" w:hAnsi="Arial" w:cs="Arial"/>
                <w:b/>
                <w:bCs/>
                <w:sz w:val="14"/>
                <w:szCs w:val="14"/>
              </w:rPr>
              <w:t>Sharpe ratio</w:t>
            </w:r>
          </w:p>
        </w:tc>
        <w:tc>
          <w:tcPr>
            <w:tcW w:w="794" w:type="dxa"/>
            <w:tcBorders>
              <w:top w:val="nil"/>
              <w:left w:val="nil"/>
              <w:bottom w:val="nil"/>
              <w:right w:val="nil"/>
            </w:tcBorders>
            <w:shd w:val="clear" w:color="000000" w:fill="FFFFFF"/>
            <w:vAlign w:val="center"/>
          </w:tcPr>
          <w:p w14:paraId="7CC8E875" w14:textId="25E576A2"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1.53</w:t>
            </w:r>
          </w:p>
        </w:tc>
        <w:tc>
          <w:tcPr>
            <w:tcW w:w="794" w:type="dxa"/>
            <w:tcBorders>
              <w:top w:val="nil"/>
              <w:left w:val="nil"/>
              <w:bottom w:val="nil"/>
              <w:right w:val="nil"/>
            </w:tcBorders>
            <w:shd w:val="clear" w:color="auto" w:fill="auto"/>
            <w:vAlign w:val="center"/>
          </w:tcPr>
          <w:p w14:paraId="428ABB5A" w14:textId="6F04FAF1"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0.46</w:t>
            </w:r>
          </w:p>
        </w:tc>
        <w:tc>
          <w:tcPr>
            <w:tcW w:w="794" w:type="dxa"/>
            <w:tcBorders>
              <w:top w:val="nil"/>
              <w:left w:val="nil"/>
              <w:bottom w:val="nil"/>
              <w:right w:val="nil"/>
            </w:tcBorders>
            <w:shd w:val="clear" w:color="auto" w:fill="auto"/>
            <w:vAlign w:val="center"/>
          </w:tcPr>
          <w:p w14:paraId="5F42466F" w14:textId="2D1BE471"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-0.09</w:t>
            </w:r>
          </w:p>
        </w:tc>
        <w:tc>
          <w:tcPr>
            <w:tcW w:w="794" w:type="dxa"/>
            <w:tcBorders>
              <w:top w:val="nil"/>
              <w:left w:val="nil"/>
              <w:bottom w:val="nil"/>
              <w:right w:val="nil"/>
            </w:tcBorders>
            <w:shd w:val="clear" w:color="auto" w:fill="auto"/>
            <w:vAlign w:val="center"/>
          </w:tcPr>
          <w:p w14:paraId="0C94E8E5" w14:textId="22178451"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1.61</w:t>
            </w:r>
          </w:p>
        </w:tc>
        <w:tc>
          <w:tcPr>
            <w:tcW w:w="794" w:type="dxa"/>
            <w:tcBorders>
              <w:top w:val="nil"/>
              <w:left w:val="nil"/>
              <w:bottom w:val="nil"/>
              <w:right w:val="nil"/>
            </w:tcBorders>
            <w:shd w:val="clear" w:color="auto" w:fill="auto"/>
            <w:vAlign w:val="center"/>
          </w:tcPr>
          <w:p w14:paraId="47B74121" w14:textId="7B3BD2EA"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2.31</w:t>
            </w:r>
          </w:p>
        </w:tc>
        <w:tc>
          <w:tcPr>
            <w:tcW w:w="794" w:type="dxa"/>
            <w:tcBorders>
              <w:top w:val="nil"/>
              <w:left w:val="nil"/>
              <w:bottom w:val="nil"/>
              <w:right w:val="nil"/>
            </w:tcBorders>
            <w:shd w:val="clear" w:color="000000" w:fill="FFFFFF"/>
            <w:vAlign w:val="center"/>
          </w:tcPr>
          <w:p w14:paraId="5C4A61B5" w14:textId="411763C1"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1.33</w:t>
            </w:r>
          </w:p>
        </w:tc>
        <w:tc>
          <w:tcPr>
            <w:tcW w:w="794" w:type="dxa"/>
            <w:tcBorders>
              <w:top w:val="nil"/>
              <w:left w:val="nil"/>
              <w:bottom w:val="nil"/>
              <w:right w:val="nil"/>
            </w:tcBorders>
            <w:shd w:val="clear" w:color="auto" w:fill="auto"/>
            <w:vAlign w:val="center"/>
          </w:tcPr>
          <w:p w14:paraId="2C934AFA" w14:textId="395AA99F"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3.12</w:t>
            </w:r>
          </w:p>
        </w:tc>
        <w:tc>
          <w:tcPr>
            <w:tcW w:w="794" w:type="dxa"/>
            <w:tcBorders>
              <w:top w:val="nil"/>
              <w:left w:val="nil"/>
              <w:bottom w:val="nil"/>
              <w:right w:val="nil"/>
            </w:tcBorders>
            <w:shd w:val="clear" w:color="000000" w:fill="FFFFFF"/>
            <w:vAlign w:val="center"/>
          </w:tcPr>
          <w:p w14:paraId="29B013B7" w14:textId="662A0FAD"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2.50</w:t>
            </w:r>
          </w:p>
        </w:tc>
        <w:tc>
          <w:tcPr>
            <w:tcW w:w="794" w:type="dxa"/>
            <w:tcBorders>
              <w:top w:val="nil"/>
              <w:left w:val="nil"/>
              <w:bottom w:val="nil"/>
              <w:right w:val="nil"/>
            </w:tcBorders>
            <w:shd w:val="clear" w:color="auto" w:fill="auto"/>
            <w:vAlign w:val="center"/>
          </w:tcPr>
          <w:p w14:paraId="62F1247A" w14:textId="76A854A8"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1.60</w:t>
            </w:r>
          </w:p>
        </w:tc>
      </w:tr>
      <w:tr w:rsidR="005A7BF1" w:rsidRPr="001C41C6" w14:paraId="22058F71" w14:textId="77777777" w:rsidTr="005A7BF1">
        <w:trPr>
          <w:trHeight w:val="288"/>
        </w:trPr>
        <w:tc>
          <w:tcPr>
            <w:tcW w:w="811" w:type="dxa"/>
            <w:tcBorders>
              <w:top w:val="nil"/>
              <w:left w:val="nil"/>
              <w:bottom w:val="nil"/>
              <w:right w:val="nil"/>
            </w:tcBorders>
            <w:shd w:val="clear" w:color="000000" w:fill="F5F5F5"/>
            <w:vAlign w:val="center"/>
          </w:tcPr>
          <w:p w14:paraId="295FDD29" w14:textId="32C4B80E" w:rsidR="005A7BF1" w:rsidRPr="001C41C6" w:rsidRDefault="005A7BF1" w:rsidP="005A7BF1">
            <w:pPr>
              <w:spacing w:after="0" w:line="240" w:lineRule="auto"/>
              <w:jc w:val="right"/>
              <w:rPr>
                <w:rFonts w:ascii="Arial" w:eastAsia="Times New Roman" w:hAnsi="Arial" w:cs="Arial"/>
                <w:b/>
                <w:bCs/>
                <w:sz w:val="14"/>
                <w:szCs w:val="14"/>
                <w:highlight w:val="yellow"/>
                <w:lang w:eastAsia="zh-TW"/>
              </w:rPr>
            </w:pPr>
            <w:r>
              <w:rPr>
                <w:rFonts w:ascii="Arial" w:hAnsi="Arial" w:cs="Arial"/>
                <w:b/>
                <w:bCs/>
                <w:sz w:val="14"/>
                <w:szCs w:val="14"/>
              </w:rPr>
              <w:t>Calmar ratio</w:t>
            </w:r>
          </w:p>
        </w:tc>
        <w:tc>
          <w:tcPr>
            <w:tcW w:w="794" w:type="dxa"/>
            <w:tcBorders>
              <w:top w:val="nil"/>
              <w:left w:val="nil"/>
              <w:bottom w:val="nil"/>
              <w:right w:val="nil"/>
            </w:tcBorders>
            <w:shd w:val="clear" w:color="000000" w:fill="F5F5F5"/>
            <w:vAlign w:val="center"/>
          </w:tcPr>
          <w:p w14:paraId="5DB43646" w14:textId="3FD5B0DA"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1.29</w:t>
            </w:r>
          </w:p>
        </w:tc>
        <w:tc>
          <w:tcPr>
            <w:tcW w:w="794" w:type="dxa"/>
            <w:tcBorders>
              <w:top w:val="nil"/>
              <w:left w:val="nil"/>
              <w:bottom w:val="nil"/>
              <w:right w:val="nil"/>
            </w:tcBorders>
            <w:shd w:val="clear" w:color="000000" w:fill="F5F5F5"/>
            <w:vAlign w:val="center"/>
          </w:tcPr>
          <w:p w14:paraId="6593071A" w14:textId="03EE64C7"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0.26</w:t>
            </w:r>
          </w:p>
        </w:tc>
        <w:tc>
          <w:tcPr>
            <w:tcW w:w="794" w:type="dxa"/>
            <w:tcBorders>
              <w:top w:val="nil"/>
              <w:left w:val="nil"/>
              <w:bottom w:val="nil"/>
              <w:right w:val="nil"/>
            </w:tcBorders>
            <w:shd w:val="clear" w:color="000000" w:fill="F5F5F5"/>
            <w:vAlign w:val="center"/>
          </w:tcPr>
          <w:p w14:paraId="54844AF5" w14:textId="6B9CE801"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-0.11</w:t>
            </w:r>
          </w:p>
        </w:tc>
        <w:tc>
          <w:tcPr>
            <w:tcW w:w="794" w:type="dxa"/>
            <w:tcBorders>
              <w:top w:val="nil"/>
              <w:left w:val="nil"/>
              <w:bottom w:val="nil"/>
              <w:right w:val="nil"/>
            </w:tcBorders>
            <w:shd w:val="clear" w:color="000000" w:fill="F5F5F5"/>
            <w:vAlign w:val="center"/>
          </w:tcPr>
          <w:p w14:paraId="723C8306" w14:textId="7D7D53AA"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2.77</w:t>
            </w:r>
          </w:p>
        </w:tc>
        <w:tc>
          <w:tcPr>
            <w:tcW w:w="794" w:type="dxa"/>
            <w:tcBorders>
              <w:top w:val="nil"/>
              <w:left w:val="nil"/>
              <w:bottom w:val="nil"/>
              <w:right w:val="nil"/>
            </w:tcBorders>
            <w:shd w:val="clear" w:color="000000" w:fill="F5F5F5"/>
            <w:vAlign w:val="center"/>
          </w:tcPr>
          <w:p w14:paraId="167B7E36" w14:textId="4BFF90C6"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3.66</w:t>
            </w:r>
          </w:p>
        </w:tc>
        <w:tc>
          <w:tcPr>
            <w:tcW w:w="794" w:type="dxa"/>
            <w:tcBorders>
              <w:top w:val="nil"/>
              <w:left w:val="nil"/>
              <w:bottom w:val="nil"/>
              <w:right w:val="nil"/>
            </w:tcBorders>
            <w:shd w:val="clear" w:color="000000" w:fill="F5F5F5"/>
            <w:vAlign w:val="center"/>
          </w:tcPr>
          <w:p w14:paraId="1AA58901" w14:textId="2661EB0D"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1.64</w:t>
            </w:r>
          </w:p>
        </w:tc>
        <w:tc>
          <w:tcPr>
            <w:tcW w:w="794" w:type="dxa"/>
            <w:tcBorders>
              <w:top w:val="nil"/>
              <w:left w:val="nil"/>
              <w:bottom w:val="nil"/>
              <w:right w:val="nil"/>
            </w:tcBorders>
            <w:shd w:val="clear" w:color="000000" w:fill="F5F5F5"/>
            <w:vAlign w:val="center"/>
          </w:tcPr>
          <w:p w14:paraId="5B85A55B" w14:textId="15831383"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6.97</w:t>
            </w:r>
          </w:p>
        </w:tc>
        <w:tc>
          <w:tcPr>
            <w:tcW w:w="794" w:type="dxa"/>
            <w:tcBorders>
              <w:top w:val="nil"/>
              <w:left w:val="nil"/>
              <w:bottom w:val="nil"/>
              <w:right w:val="nil"/>
            </w:tcBorders>
            <w:shd w:val="clear" w:color="000000" w:fill="F5F5F5"/>
            <w:vAlign w:val="center"/>
          </w:tcPr>
          <w:p w14:paraId="31258487" w14:textId="60904E7F"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4.21</w:t>
            </w:r>
          </w:p>
        </w:tc>
        <w:tc>
          <w:tcPr>
            <w:tcW w:w="794" w:type="dxa"/>
            <w:tcBorders>
              <w:top w:val="nil"/>
              <w:left w:val="nil"/>
              <w:bottom w:val="nil"/>
              <w:right w:val="nil"/>
            </w:tcBorders>
            <w:shd w:val="clear" w:color="000000" w:fill="F5F5F5"/>
            <w:vAlign w:val="center"/>
          </w:tcPr>
          <w:p w14:paraId="0759FB2D" w14:textId="1B204A09"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2.59</w:t>
            </w:r>
          </w:p>
        </w:tc>
      </w:tr>
      <w:tr w:rsidR="005A7BF1" w:rsidRPr="001C41C6" w14:paraId="47E45F0E" w14:textId="77777777" w:rsidTr="005A7BF1">
        <w:trPr>
          <w:trHeight w:val="288"/>
        </w:trPr>
        <w:tc>
          <w:tcPr>
            <w:tcW w:w="811" w:type="dxa"/>
            <w:tcBorders>
              <w:top w:val="nil"/>
              <w:left w:val="nil"/>
              <w:bottom w:val="nil"/>
              <w:right w:val="nil"/>
            </w:tcBorders>
            <w:shd w:val="clear" w:color="000000" w:fill="FFFFFF"/>
            <w:vAlign w:val="center"/>
          </w:tcPr>
          <w:p w14:paraId="4A5CAE54" w14:textId="40C50453" w:rsidR="005A7BF1" w:rsidRPr="001C41C6" w:rsidRDefault="005A7BF1" w:rsidP="005A7BF1">
            <w:pPr>
              <w:spacing w:after="0" w:line="240" w:lineRule="auto"/>
              <w:jc w:val="right"/>
              <w:rPr>
                <w:rFonts w:ascii="Arial" w:eastAsia="Times New Roman" w:hAnsi="Arial" w:cs="Arial"/>
                <w:b/>
                <w:bCs/>
                <w:sz w:val="14"/>
                <w:szCs w:val="14"/>
                <w:highlight w:val="yellow"/>
                <w:lang w:eastAsia="zh-TW"/>
              </w:rPr>
            </w:pPr>
            <w:r>
              <w:rPr>
                <w:rFonts w:ascii="Arial" w:hAnsi="Arial" w:cs="Arial"/>
                <w:b/>
                <w:bCs/>
                <w:sz w:val="14"/>
                <w:szCs w:val="14"/>
              </w:rPr>
              <w:t>Stability</w:t>
            </w:r>
          </w:p>
        </w:tc>
        <w:tc>
          <w:tcPr>
            <w:tcW w:w="794" w:type="dxa"/>
            <w:tcBorders>
              <w:top w:val="nil"/>
              <w:left w:val="nil"/>
              <w:bottom w:val="nil"/>
              <w:right w:val="nil"/>
            </w:tcBorders>
            <w:shd w:val="clear" w:color="000000" w:fill="FFFFFF"/>
            <w:vAlign w:val="center"/>
          </w:tcPr>
          <w:p w14:paraId="6098A2E8" w14:textId="6143C1D0"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0.52</w:t>
            </w:r>
          </w:p>
        </w:tc>
        <w:tc>
          <w:tcPr>
            <w:tcW w:w="794" w:type="dxa"/>
            <w:tcBorders>
              <w:top w:val="nil"/>
              <w:left w:val="nil"/>
              <w:bottom w:val="nil"/>
              <w:right w:val="nil"/>
            </w:tcBorders>
            <w:shd w:val="clear" w:color="auto" w:fill="auto"/>
            <w:vAlign w:val="center"/>
          </w:tcPr>
          <w:p w14:paraId="5AAE88AE" w14:textId="7F6F2459"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0.00</w:t>
            </w:r>
          </w:p>
        </w:tc>
        <w:tc>
          <w:tcPr>
            <w:tcW w:w="794" w:type="dxa"/>
            <w:tcBorders>
              <w:top w:val="nil"/>
              <w:left w:val="nil"/>
              <w:bottom w:val="nil"/>
              <w:right w:val="nil"/>
            </w:tcBorders>
            <w:shd w:val="clear" w:color="auto" w:fill="auto"/>
            <w:vAlign w:val="center"/>
          </w:tcPr>
          <w:p w14:paraId="74BE525A" w14:textId="65D257BA"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0.15</w:t>
            </w:r>
          </w:p>
        </w:tc>
        <w:tc>
          <w:tcPr>
            <w:tcW w:w="794" w:type="dxa"/>
            <w:tcBorders>
              <w:top w:val="nil"/>
              <w:left w:val="nil"/>
              <w:bottom w:val="nil"/>
              <w:right w:val="nil"/>
            </w:tcBorders>
            <w:shd w:val="clear" w:color="auto" w:fill="auto"/>
            <w:vAlign w:val="center"/>
          </w:tcPr>
          <w:p w14:paraId="446A2A0D" w14:textId="517C5BE7"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0.66</w:t>
            </w:r>
          </w:p>
        </w:tc>
        <w:tc>
          <w:tcPr>
            <w:tcW w:w="794" w:type="dxa"/>
            <w:tcBorders>
              <w:top w:val="nil"/>
              <w:left w:val="nil"/>
              <w:bottom w:val="nil"/>
              <w:right w:val="nil"/>
            </w:tcBorders>
            <w:shd w:val="clear" w:color="auto" w:fill="auto"/>
            <w:vAlign w:val="center"/>
          </w:tcPr>
          <w:p w14:paraId="37DC092B" w14:textId="2ADE84E3"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0.69</w:t>
            </w:r>
          </w:p>
        </w:tc>
        <w:tc>
          <w:tcPr>
            <w:tcW w:w="794" w:type="dxa"/>
            <w:tcBorders>
              <w:top w:val="nil"/>
              <w:left w:val="nil"/>
              <w:bottom w:val="nil"/>
              <w:right w:val="nil"/>
            </w:tcBorders>
            <w:shd w:val="clear" w:color="000000" w:fill="FFFFFF"/>
            <w:vAlign w:val="center"/>
          </w:tcPr>
          <w:p w14:paraId="0F58854D" w14:textId="359CB562"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0.50</w:t>
            </w:r>
          </w:p>
        </w:tc>
        <w:tc>
          <w:tcPr>
            <w:tcW w:w="794" w:type="dxa"/>
            <w:tcBorders>
              <w:top w:val="nil"/>
              <w:left w:val="nil"/>
              <w:bottom w:val="nil"/>
              <w:right w:val="nil"/>
            </w:tcBorders>
            <w:shd w:val="clear" w:color="auto" w:fill="auto"/>
            <w:vAlign w:val="center"/>
          </w:tcPr>
          <w:p w14:paraId="51FE83CF" w14:textId="57E73DED"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0.84</w:t>
            </w:r>
          </w:p>
        </w:tc>
        <w:tc>
          <w:tcPr>
            <w:tcW w:w="794" w:type="dxa"/>
            <w:tcBorders>
              <w:top w:val="nil"/>
              <w:left w:val="nil"/>
              <w:bottom w:val="nil"/>
              <w:right w:val="nil"/>
            </w:tcBorders>
            <w:shd w:val="clear" w:color="000000" w:fill="FFFFFF"/>
            <w:vAlign w:val="center"/>
          </w:tcPr>
          <w:p w14:paraId="2C1375D1" w14:textId="5D3F9852"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0.51</w:t>
            </w:r>
          </w:p>
        </w:tc>
        <w:tc>
          <w:tcPr>
            <w:tcW w:w="794" w:type="dxa"/>
            <w:tcBorders>
              <w:top w:val="nil"/>
              <w:left w:val="nil"/>
              <w:bottom w:val="nil"/>
              <w:right w:val="nil"/>
            </w:tcBorders>
            <w:shd w:val="clear" w:color="auto" w:fill="auto"/>
            <w:vAlign w:val="center"/>
          </w:tcPr>
          <w:p w14:paraId="019B8FB2" w14:textId="6BC358DA"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0.48</w:t>
            </w:r>
          </w:p>
        </w:tc>
      </w:tr>
      <w:tr w:rsidR="005A7BF1" w:rsidRPr="001C41C6" w14:paraId="41BD23C7" w14:textId="77777777" w:rsidTr="005A7BF1">
        <w:trPr>
          <w:trHeight w:val="384"/>
        </w:trPr>
        <w:tc>
          <w:tcPr>
            <w:tcW w:w="811" w:type="dxa"/>
            <w:tcBorders>
              <w:top w:val="nil"/>
              <w:left w:val="nil"/>
              <w:bottom w:val="nil"/>
              <w:right w:val="nil"/>
            </w:tcBorders>
            <w:shd w:val="clear" w:color="000000" w:fill="F5F5F5"/>
            <w:vAlign w:val="center"/>
          </w:tcPr>
          <w:p w14:paraId="1F1F6931" w14:textId="4034A5F2" w:rsidR="005A7BF1" w:rsidRPr="001C41C6" w:rsidRDefault="005A7BF1" w:rsidP="005A7BF1">
            <w:pPr>
              <w:spacing w:after="0" w:line="240" w:lineRule="auto"/>
              <w:jc w:val="right"/>
              <w:rPr>
                <w:rFonts w:ascii="Arial" w:eastAsia="Times New Roman" w:hAnsi="Arial" w:cs="Arial"/>
                <w:b/>
                <w:bCs/>
                <w:sz w:val="14"/>
                <w:szCs w:val="14"/>
                <w:highlight w:val="yellow"/>
                <w:lang w:eastAsia="zh-TW"/>
              </w:rPr>
            </w:pPr>
            <w:r>
              <w:rPr>
                <w:rFonts w:ascii="Arial" w:hAnsi="Arial" w:cs="Arial"/>
                <w:b/>
                <w:bCs/>
                <w:sz w:val="14"/>
                <w:szCs w:val="14"/>
              </w:rPr>
              <w:t>Max drawdown</w:t>
            </w:r>
          </w:p>
        </w:tc>
        <w:tc>
          <w:tcPr>
            <w:tcW w:w="794" w:type="dxa"/>
            <w:tcBorders>
              <w:top w:val="nil"/>
              <w:left w:val="nil"/>
              <w:bottom w:val="nil"/>
              <w:right w:val="nil"/>
            </w:tcBorders>
            <w:shd w:val="clear" w:color="000000" w:fill="F5F5F5"/>
            <w:vAlign w:val="center"/>
          </w:tcPr>
          <w:p w14:paraId="13133839" w14:textId="3ECF0D68"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-0.30</w:t>
            </w:r>
          </w:p>
        </w:tc>
        <w:tc>
          <w:tcPr>
            <w:tcW w:w="794" w:type="dxa"/>
            <w:tcBorders>
              <w:top w:val="nil"/>
              <w:left w:val="nil"/>
              <w:bottom w:val="nil"/>
              <w:right w:val="nil"/>
            </w:tcBorders>
            <w:shd w:val="clear" w:color="000000" w:fill="F5F5F5"/>
            <w:vAlign w:val="center"/>
          </w:tcPr>
          <w:p w14:paraId="636097C1" w14:textId="2842161D"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-0.26</w:t>
            </w:r>
          </w:p>
        </w:tc>
        <w:tc>
          <w:tcPr>
            <w:tcW w:w="794" w:type="dxa"/>
            <w:tcBorders>
              <w:top w:val="nil"/>
              <w:left w:val="nil"/>
              <w:bottom w:val="nil"/>
              <w:right w:val="nil"/>
            </w:tcBorders>
            <w:shd w:val="clear" w:color="000000" w:fill="F5F5F5"/>
            <w:vAlign w:val="center"/>
          </w:tcPr>
          <w:p w14:paraId="0BAAB809" w14:textId="0A572D61"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-0.40</w:t>
            </w:r>
          </w:p>
        </w:tc>
        <w:tc>
          <w:tcPr>
            <w:tcW w:w="794" w:type="dxa"/>
            <w:tcBorders>
              <w:top w:val="nil"/>
              <w:left w:val="nil"/>
              <w:bottom w:val="nil"/>
              <w:right w:val="nil"/>
            </w:tcBorders>
            <w:shd w:val="clear" w:color="000000" w:fill="F5F5F5"/>
            <w:vAlign w:val="center"/>
          </w:tcPr>
          <w:p w14:paraId="2F62DA7B" w14:textId="4D74A9B8"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-0.07</w:t>
            </w:r>
          </w:p>
        </w:tc>
        <w:tc>
          <w:tcPr>
            <w:tcW w:w="794" w:type="dxa"/>
            <w:tcBorders>
              <w:top w:val="nil"/>
              <w:left w:val="nil"/>
              <w:bottom w:val="nil"/>
              <w:right w:val="nil"/>
            </w:tcBorders>
            <w:shd w:val="clear" w:color="000000" w:fill="F5F5F5"/>
            <w:vAlign w:val="center"/>
          </w:tcPr>
          <w:p w14:paraId="7E6476C6" w14:textId="0F9FDCA0"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-0.12</w:t>
            </w:r>
          </w:p>
        </w:tc>
        <w:tc>
          <w:tcPr>
            <w:tcW w:w="794" w:type="dxa"/>
            <w:tcBorders>
              <w:top w:val="nil"/>
              <w:left w:val="nil"/>
              <w:bottom w:val="nil"/>
              <w:right w:val="nil"/>
            </w:tcBorders>
            <w:shd w:val="clear" w:color="000000" w:fill="F5F5F5"/>
            <w:vAlign w:val="center"/>
          </w:tcPr>
          <w:p w14:paraId="6F2D7ED1" w14:textId="02DFA55E"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-0.18</w:t>
            </w:r>
          </w:p>
        </w:tc>
        <w:tc>
          <w:tcPr>
            <w:tcW w:w="794" w:type="dxa"/>
            <w:tcBorders>
              <w:top w:val="nil"/>
              <w:left w:val="nil"/>
              <w:bottom w:val="nil"/>
              <w:right w:val="nil"/>
            </w:tcBorders>
            <w:shd w:val="clear" w:color="000000" w:fill="F5F5F5"/>
            <w:vAlign w:val="center"/>
          </w:tcPr>
          <w:p w14:paraId="3F66FF8D" w14:textId="58D7C650"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-0.06</w:t>
            </w:r>
          </w:p>
        </w:tc>
        <w:tc>
          <w:tcPr>
            <w:tcW w:w="794" w:type="dxa"/>
            <w:tcBorders>
              <w:top w:val="nil"/>
              <w:left w:val="nil"/>
              <w:bottom w:val="nil"/>
              <w:right w:val="nil"/>
            </w:tcBorders>
            <w:shd w:val="clear" w:color="000000" w:fill="F5F5F5"/>
            <w:vAlign w:val="center"/>
          </w:tcPr>
          <w:p w14:paraId="6D66A627" w14:textId="68DFC99F"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-0.10</w:t>
            </w:r>
          </w:p>
        </w:tc>
        <w:tc>
          <w:tcPr>
            <w:tcW w:w="794" w:type="dxa"/>
            <w:tcBorders>
              <w:top w:val="nil"/>
              <w:left w:val="nil"/>
              <w:bottom w:val="nil"/>
              <w:right w:val="nil"/>
            </w:tcBorders>
            <w:shd w:val="clear" w:color="000000" w:fill="F5F5F5"/>
            <w:vAlign w:val="center"/>
          </w:tcPr>
          <w:p w14:paraId="16010F85" w14:textId="6C46D271"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-0.19</w:t>
            </w:r>
          </w:p>
        </w:tc>
      </w:tr>
      <w:tr w:rsidR="005A7BF1" w:rsidRPr="001C41C6" w14:paraId="1B4CBD26" w14:textId="77777777" w:rsidTr="005A7BF1">
        <w:trPr>
          <w:trHeight w:val="288"/>
        </w:trPr>
        <w:tc>
          <w:tcPr>
            <w:tcW w:w="811" w:type="dxa"/>
            <w:tcBorders>
              <w:top w:val="nil"/>
              <w:left w:val="nil"/>
              <w:bottom w:val="nil"/>
              <w:right w:val="nil"/>
            </w:tcBorders>
            <w:shd w:val="clear" w:color="000000" w:fill="FFFFFF"/>
            <w:vAlign w:val="center"/>
          </w:tcPr>
          <w:p w14:paraId="1012678E" w14:textId="740438A7" w:rsidR="005A7BF1" w:rsidRPr="001C41C6" w:rsidRDefault="005A7BF1" w:rsidP="005A7BF1">
            <w:pPr>
              <w:spacing w:after="0" w:line="240" w:lineRule="auto"/>
              <w:jc w:val="right"/>
              <w:rPr>
                <w:rFonts w:ascii="Arial" w:eastAsia="Times New Roman" w:hAnsi="Arial" w:cs="Arial"/>
                <w:b/>
                <w:bCs/>
                <w:sz w:val="14"/>
                <w:szCs w:val="14"/>
                <w:highlight w:val="yellow"/>
                <w:lang w:eastAsia="zh-TW"/>
              </w:rPr>
            </w:pPr>
            <w:r>
              <w:rPr>
                <w:rFonts w:ascii="Arial" w:hAnsi="Arial" w:cs="Arial"/>
                <w:b/>
                <w:bCs/>
                <w:sz w:val="14"/>
                <w:szCs w:val="14"/>
              </w:rPr>
              <w:t>Omega ratio</w:t>
            </w:r>
          </w:p>
        </w:tc>
        <w:tc>
          <w:tcPr>
            <w:tcW w:w="794" w:type="dxa"/>
            <w:tcBorders>
              <w:top w:val="nil"/>
              <w:left w:val="nil"/>
              <w:bottom w:val="nil"/>
              <w:right w:val="nil"/>
            </w:tcBorders>
            <w:shd w:val="clear" w:color="000000" w:fill="FFFFFF"/>
            <w:vAlign w:val="center"/>
          </w:tcPr>
          <w:p w14:paraId="2D1B7965" w14:textId="60FE4565"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1.25</w:t>
            </w:r>
          </w:p>
        </w:tc>
        <w:tc>
          <w:tcPr>
            <w:tcW w:w="794" w:type="dxa"/>
            <w:tcBorders>
              <w:top w:val="nil"/>
              <w:left w:val="nil"/>
              <w:bottom w:val="nil"/>
              <w:right w:val="nil"/>
            </w:tcBorders>
            <w:shd w:val="clear" w:color="auto" w:fill="auto"/>
            <w:vAlign w:val="center"/>
          </w:tcPr>
          <w:p w14:paraId="120CE41F" w14:textId="15B90EBB"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1.07</w:t>
            </w:r>
          </w:p>
        </w:tc>
        <w:tc>
          <w:tcPr>
            <w:tcW w:w="794" w:type="dxa"/>
            <w:tcBorders>
              <w:top w:val="nil"/>
              <w:left w:val="nil"/>
              <w:bottom w:val="nil"/>
              <w:right w:val="nil"/>
            </w:tcBorders>
            <w:shd w:val="clear" w:color="auto" w:fill="auto"/>
            <w:vAlign w:val="center"/>
          </w:tcPr>
          <w:p w14:paraId="1398373B" w14:textId="7776EA01"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0.99</w:t>
            </w:r>
          </w:p>
        </w:tc>
        <w:tc>
          <w:tcPr>
            <w:tcW w:w="794" w:type="dxa"/>
            <w:tcBorders>
              <w:top w:val="nil"/>
              <w:left w:val="nil"/>
              <w:bottom w:val="nil"/>
              <w:right w:val="nil"/>
            </w:tcBorders>
            <w:shd w:val="clear" w:color="auto" w:fill="auto"/>
            <w:vAlign w:val="center"/>
          </w:tcPr>
          <w:p w14:paraId="518B8E3A" w14:textId="27FC32E8"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1.25</w:t>
            </w:r>
          </w:p>
        </w:tc>
        <w:tc>
          <w:tcPr>
            <w:tcW w:w="794" w:type="dxa"/>
            <w:tcBorders>
              <w:top w:val="nil"/>
              <w:left w:val="nil"/>
              <w:bottom w:val="nil"/>
              <w:right w:val="nil"/>
            </w:tcBorders>
            <w:shd w:val="clear" w:color="auto" w:fill="auto"/>
            <w:vAlign w:val="center"/>
          </w:tcPr>
          <w:p w14:paraId="71DC1EF5" w14:textId="1139C294"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1.41</w:t>
            </w:r>
          </w:p>
        </w:tc>
        <w:tc>
          <w:tcPr>
            <w:tcW w:w="794" w:type="dxa"/>
            <w:tcBorders>
              <w:top w:val="nil"/>
              <w:left w:val="nil"/>
              <w:bottom w:val="nil"/>
              <w:right w:val="nil"/>
            </w:tcBorders>
            <w:shd w:val="clear" w:color="000000" w:fill="FFFFFF"/>
            <w:vAlign w:val="center"/>
          </w:tcPr>
          <w:p w14:paraId="249C9FAE" w14:textId="6FEA6880"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1.22</w:t>
            </w:r>
          </w:p>
        </w:tc>
        <w:tc>
          <w:tcPr>
            <w:tcW w:w="794" w:type="dxa"/>
            <w:tcBorders>
              <w:top w:val="nil"/>
              <w:left w:val="nil"/>
              <w:bottom w:val="nil"/>
              <w:right w:val="nil"/>
            </w:tcBorders>
            <w:shd w:val="clear" w:color="auto" w:fill="auto"/>
            <w:vAlign w:val="center"/>
          </w:tcPr>
          <w:p w14:paraId="27A6A7A9" w14:textId="0EB7F44F"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1.56</w:t>
            </w:r>
          </w:p>
        </w:tc>
        <w:tc>
          <w:tcPr>
            <w:tcW w:w="794" w:type="dxa"/>
            <w:tcBorders>
              <w:top w:val="nil"/>
              <w:left w:val="nil"/>
              <w:bottom w:val="nil"/>
              <w:right w:val="nil"/>
            </w:tcBorders>
            <w:shd w:val="clear" w:color="000000" w:fill="FFFFFF"/>
            <w:vAlign w:val="center"/>
          </w:tcPr>
          <w:p w14:paraId="3F7AC2E1" w14:textId="42242D47"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1.46</w:t>
            </w:r>
          </w:p>
        </w:tc>
        <w:tc>
          <w:tcPr>
            <w:tcW w:w="794" w:type="dxa"/>
            <w:tcBorders>
              <w:top w:val="nil"/>
              <w:left w:val="nil"/>
              <w:bottom w:val="nil"/>
              <w:right w:val="nil"/>
            </w:tcBorders>
            <w:shd w:val="clear" w:color="auto" w:fill="auto"/>
            <w:vAlign w:val="center"/>
          </w:tcPr>
          <w:p w14:paraId="63930C53" w14:textId="00E9C793"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1.28</w:t>
            </w:r>
          </w:p>
        </w:tc>
      </w:tr>
      <w:tr w:rsidR="005A7BF1" w:rsidRPr="001C41C6" w14:paraId="0D8D3240" w14:textId="77777777" w:rsidTr="005A7BF1">
        <w:trPr>
          <w:trHeight w:val="288"/>
        </w:trPr>
        <w:tc>
          <w:tcPr>
            <w:tcW w:w="811" w:type="dxa"/>
            <w:tcBorders>
              <w:top w:val="nil"/>
              <w:left w:val="nil"/>
              <w:bottom w:val="nil"/>
              <w:right w:val="nil"/>
            </w:tcBorders>
            <w:shd w:val="clear" w:color="000000" w:fill="F5F5F5"/>
            <w:vAlign w:val="center"/>
          </w:tcPr>
          <w:p w14:paraId="6A010AFB" w14:textId="239A1085" w:rsidR="005A7BF1" w:rsidRPr="001C41C6" w:rsidRDefault="005A7BF1" w:rsidP="005A7BF1">
            <w:pPr>
              <w:spacing w:after="0" w:line="240" w:lineRule="auto"/>
              <w:jc w:val="right"/>
              <w:rPr>
                <w:rFonts w:ascii="Arial" w:eastAsia="Times New Roman" w:hAnsi="Arial" w:cs="Arial"/>
                <w:b/>
                <w:bCs/>
                <w:sz w:val="14"/>
                <w:szCs w:val="14"/>
                <w:highlight w:val="yellow"/>
                <w:lang w:eastAsia="zh-TW"/>
              </w:rPr>
            </w:pPr>
            <w:proofErr w:type="spellStart"/>
            <w:r>
              <w:rPr>
                <w:rFonts w:ascii="Arial" w:hAnsi="Arial" w:cs="Arial"/>
                <w:b/>
                <w:bCs/>
                <w:sz w:val="14"/>
                <w:szCs w:val="14"/>
              </w:rPr>
              <w:t>Sortino</w:t>
            </w:r>
            <w:proofErr w:type="spellEnd"/>
            <w:r>
              <w:rPr>
                <w:rFonts w:ascii="Arial" w:hAnsi="Arial" w:cs="Arial"/>
                <w:b/>
                <w:bCs/>
                <w:sz w:val="14"/>
                <w:szCs w:val="14"/>
              </w:rPr>
              <w:t xml:space="preserve"> ratio</w:t>
            </w:r>
          </w:p>
        </w:tc>
        <w:tc>
          <w:tcPr>
            <w:tcW w:w="794" w:type="dxa"/>
            <w:tcBorders>
              <w:top w:val="nil"/>
              <w:left w:val="nil"/>
              <w:bottom w:val="nil"/>
              <w:right w:val="nil"/>
            </w:tcBorders>
            <w:shd w:val="clear" w:color="000000" w:fill="F5F5F5"/>
            <w:vAlign w:val="center"/>
          </w:tcPr>
          <w:p w14:paraId="450F3785" w14:textId="6878880B"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2.40</w:t>
            </w:r>
          </w:p>
        </w:tc>
        <w:tc>
          <w:tcPr>
            <w:tcW w:w="794" w:type="dxa"/>
            <w:tcBorders>
              <w:top w:val="nil"/>
              <w:left w:val="nil"/>
              <w:bottom w:val="nil"/>
              <w:right w:val="nil"/>
            </w:tcBorders>
            <w:shd w:val="clear" w:color="000000" w:fill="F5F5F5"/>
            <w:vAlign w:val="center"/>
          </w:tcPr>
          <w:p w14:paraId="73D1B837" w14:textId="73080F82"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0.67</w:t>
            </w:r>
          </w:p>
        </w:tc>
        <w:tc>
          <w:tcPr>
            <w:tcW w:w="794" w:type="dxa"/>
            <w:tcBorders>
              <w:top w:val="nil"/>
              <w:left w:val="nil"/>
              <w:bottom w:val="nil"/>
              <w:right w:val="nil"/>
            </w:tcBorders>
            <w:shd w:val="clear" w:color="000000" w:fill="F5F5F5"/>
            <w:vAlign w:val="center"/>
          </w:tcPr>
          <w:p w14:paraId="4F94FA16" w14:textId="1747D9FA"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-0.13</w:t>
            </w:r>
          </w:p>
        </w:tc>
        <w:tc>
          <w:tcPr>
            <w:tcW w:w="794" w:type="dxa"/>
            <w:tcBorders>
              <w:top w:val="nil"/>
              <w:left w:val="nil"/>
              <w:bottom w:val="nil"/>
              <w:right w:val="nil"/>
            </w:tcBorders>
            <w:shd w:val="clear" w:color="000000" w:fill="F5F5F5"/>
            <w:vAlign w:val="center"/>
          </w:tcPr>
          <w:p w14:paraId="214AEB3F" w14:textId="3A820717"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2.60</w:t>
            </w:r>
          </w:p>
        </w:tc>
        <w:tc>
          <w:tcPr>
            <w:tcW w:w="794" w:type="dxa"/>
            <w:tcBorders>
              <w:top w:val="nil"/>
              <w:left w:val="nil"/>
              <w:bottom w:val="nil"/>
              <w:right w:val="nil"/>
            </w:tcBorders>
            <w:shd w:val="clear" w:color="000000" w:fill="F5F5F5"/>
            <w:vAlign w:val="center"/>
          </w:tcPr>
          <w:p w14:paraId="522F8DC7" w14:textId="2956CAD5"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3.80</w:t>
            </w:r>
          </w:p>
        </w:tc>
        <w:tc>
          <w:tcPr>
            <w:tcW w:w="794" w:type="dxa"/>
            <w:tcBorders>
              <w:top w:val="nil"/>
              <w:left w:val="nil"/>
              <w:bottom w:val="nil"/>
              <w:right w:val="nil"/>
            </w:tcBorders>
            <w:shd w:val="clear" w:color="000000" w:fill="F5F5F5"/>
            <w:vAlign w:val="center"/>
          </w:tcPr>
          <w:p w14:paraId="055EE67C" w14:textId="01B0202E"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2.03</w:t>
            </w:r>
          </w:p>
        </w:tc>
        <w:tc>
          <w:tcPr>
            <w:tcW w:w="794" w:type="dxa"/>
            <w:tcBorders>
              <w:top w:val="nil"/>
              <w:left w:val="nil"/>
              <w:bottom w:val="nil"/>
              <w:right w:val="nil"/>
            </w:tcBorders>
            <w:shd w:val="clear" w:color="000000" w:fill="F5F5F5"/>
            <w:vAlign w:val="center"/>
          </w:tcPr>
          <w:p w14:paraId="24BCD8B3" w14:textId="5CCF2D2C"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5.02</w:t>
            </w:r>
          </w:p>
        </w:tc>
        <w:tc>
          <w:tcPr>
            <w:tcW w:w="794" w:type="dxa"/>
            <w:tcBorders>
              <w:top w:val="nil"/>
              <w:left w:val="nil"/>
              <w:bottom w:val="nil"/>
              <w:right w:val="nil"/>
            </w:tcBorders>
            <w:shd w:val="clear" w:color="000000" w:fill="F5F5F5"/>
            <w:vAlign w:val="center"/>
          </w:tcPr>
          <w:p w14:paraId="7BD20099" w14:textId="1304CE20"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4.29</w:t>
            </w:r>
          </w:p>
        </w:tc>
        <w:tc>
          <w:tcPr>
            <w:tcW w:w="794" w:type="dxa"/>
            <w:tcBorders>
              <w:top w:val="nil"/>
              <w:left w:val="nil"/>
              <w:bottom w:val="nil"/>
              <w:right w:val="nil"/>
            </w:tcBorders>
            <w:shd w:val="clear" w:color="000000" w:fill="F5F5F5"/>
            <w:vAlign w:val="center"/>
          </w:tcPr>
          <w:p w14:paraId="426DE8EA" w14:textId="3A6463A3"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2.59</w:t>
            </w:r>
          </w:p>
        </w:tc>
      </w:tr>
      <w:tr w:rsidR="005A7BF1" w:rsidRPr="001C41C6" w14:paraId="707E9743" w14:textId="77777777" w:rsidTr="005A7BF1">
        <w:trPr>
          <w:trHeight w:val="288"/>
        </w:trPr>
        <w:tc>
          <w:tcPr>
            <w:tcW w:w="811" w:type="dxa"/>
            <w:tcBorders>
              <w:top w:val="nil"/>
              <w:left w:val="nil"/>
              <w:bottom w:val="nil"/>
              <w:right w:val="nil"/>
            </w:tcBorders>
            <w:shd w:val="clear" w:color="000000" w:fill="FFFFFF"/>
            <w:vAlign w:val="center"/>
          </w:tcPr>
          <w:p w14:paraId="7CCD8189" w14:textId="384F3F07" w:rsidR="005A7BF1" w:rsidRPr="001C41C6" w:rsidRDefault="005A7BF1" w:rsidP="005A7BF1">
            <w:pPr>
              <w:spacing w:after="0" w:line="240" w:lineRule="auto"/>
              <w:jc w:val="right"/>
              <w:rPr>
                <w:rFonts w:ascii="Arial" w:eastAsia="Times New Roman" w:hAnsi="Arial" w:cs="Arial"/>
                <w:b/>
                <w:bCs/>
                <w:sz w:val="14"/>
                <w:szCs w:val="14"/>
                <w:highlight w:val="yellow"/>
                <w:lang w:eastAsia="zh-TW"/>
              </w:rPr>
            </w:pPr>
            <w:r>
              <w:rPr>
                <w:rFonts w:ascii="Arial" w:hAnsi="Arial" w:cs="Arial"/>
                <w:b/>
                <w:bCs/>
                <w:sz w:val="14"/>
                <w:szCs w:val="14"/>
              </w:rPr>
              <w:t>Skew</w:t>
            </w:r>
          </w:p>
        </w:tc>
        <w:tc>
          <w:tcPr>
            <w:tcW w:w="794" w:type="dxa"/>
            <w:tcBorders>
              <w:top w:val="nil"/>
              <w:left w:val="nil"/>
              <w:bottom w:val="nil"/>
              <w:right w:val="nil"/>
            </w:tcBorders>
            <w:shd w:val="clear" w:color="000000" w:fill="FFFFFF"/>
            <w:vAlign w:val="center"/>
          </w:tcPr>
          <w:p w14:paraId="72EF5F20" w14:textId="5331CF13"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0.10</w:t>
            </w:r>
          </w:p>
        </w:tc>
        <w:tc>
          <w:tcPr>
            <w:tcW w:w="794" w:type="dxa"/>
            <w:tcBorders>
              <w:top w:val="nil"/>
              <w:left w:val="nil"/>
              <w:bottom w:val="nil"/>
              <w:right w:val="nil"/>
            </w:tcBorders>
            <w:shd w:val="clear" w:color="auto" w:fill="auto"/>
            <w:vAlign w:val="center"/>
          </w:tcPr>
          <w:p w14:paraId="6421404A" w14:textId="38E1FC72"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-0.05</w:t>
            </w:r>
          </w:p>
        </w:tc>
        <w:tc>
          <w:tcPr>
            <w:tcW w:w="794" w:type="dxa"/>
            <w:tcBorders>
              <w:top w:val="nil"/>
              <w:left w:val="nil"/>
              <w:bottom w:val="nil"/>
              <w:right w:val="nil"/>
            </w:tcBorders>
            <w:shd w:val="clear" w:color="auto" w:fill="auto"/>
            <w:vAlign w:val="center"/>
          </w:tcPr>
          <w:p w14:paraId="6AAC45D9" w14:textId="509E7482"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-0.05</w:t>
            </w:r>
          </w:p>
        </w:tc>
        <w:tc>
          <w:tcPr>
            <w:tcW w:w="794" w:type="dxa"/>
            <w:tcBorders>
              <w:top w:val="nil"/>
              <w:left w:val="nil"/>
              <w:bottom w:val="nil"/>
              <w:right w:val="nil"/>
            </w:tcBorders>
            <w:shd w:val="clear" w:color="auto" w:fill="auto"/>
            <w:vAlign w:val="center"/>
          </w:tcPr>
          <w:p w14:paraId="6E009668" w14:textId="69E889EC"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0.20</w:t>
            </w:r>
          </w:p>
        </w:tc>
        <w:tc>
          <w:tcPr>
            <w:tcW w:w="794" w:type="dxa"/>
            <w:tcBorders>
              <w:top w:val="nil"/>
              <w:left w:val="nil"/>
              <w:bottom w:val="nil"/>
              <w:right w:val="nil"/>
            </w:tcBorders>
            <w:shd w:val="clear" w:color="auto" w:fill="auto"/>
            <w:vAlign w:val="center"/>
          </w:tcPr>
          <w:p w14:paraId="2797084C" w14:textId="190015C1"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0.08</w:t>
            </w:r>
          </w:p>
        </w:tc>
        <w:tc>
          <w:tcPr>
            <w:tcW w:w="794" w:type="dxa"/>
            <w:tcBorders>
              <w:top w:val="nil"/>
              <w:left w:val="nil"/>
              <w:bottom w:val="nil"/>
              <w:right w:val="nil"/>
            </w:tcBorders>
            <w:shd w:val="clear" w:color="000000" w:fill="FFFFFF"/>
            <w:vAlign w:val="center"/>
          </w:tcPr>
          <w:p w14:paraId="68261077" w14:textId="334F399F"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0.02</w:t>
            </w:r>
          </w:p>
        </w:tc>
        <w:tc>
          <w:tcPr>
            <w:tcW w:w="794" w:type="dxa"/>
            <w:tcBorders>
              <w:top w:val="nil"/>
              <w:left w:val="nil"/>
              <w:bottom w:val="nil"/>
              <w:right w:val="nil"/>
            </w:tcBorders>
            <w:shd w:val="clear" w:color="auto" w:fill="auto"/>
            <w:vAlign w:val="center"/>
          </w:tcPr>
          <w:p w14:paraId="1752A2AA" w14:textId="01625E8F"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-0.15</w:t>
            </w:r>
          </w:p>
        </w:tc>
        <w:tc>
          <w:tcPr>
            <w:tcW w:w="794" w:type="dxa"/>
            <w:tcBorders>
              <w:top w:val="nil"/>
              <w:left w:val="nil"/>
              <w:bottom w:val="nil"/>
              <w:right w:val="nil"/>
            </w:tcBorders>
            <w:shd w:val="clear" w:color="000000" w:fill="FFFFFF"/>
            <w:vAlign w:val="center"/>
          </w:tcPr>
          <w:p w14:paraId="583709C8" w14:textId="35D2469A"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0.25</w:t>
            </w:r>
          </w:p>
        </w:tc>
        <w:tc>
          <w:tcPr>
            <w:tcW w:w="794" w:type="dxa"/>
            <w:tcBorders>
              <w:top w:val="nil"/>
              <w:left w:val="nil"/>
              <w:bottom w:val="nil"/>
              <w:right w:val="nil"/>
            </w:tcBorders>
            <w:shd w:val="clear" w:color="auto" w:fill="auto"/>
            <w:vAlign w:val="center"/>
          </w:tcPr>
          <w:p w14:paraId="527F1612" w14:textId="5EEB53B1"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0.05</w:t>
            </w:r>
          </w:p>
        </w:tc>
      </w:tr>
      <w:tr w:rsidR="005A7BF1" w:rsidRPr="001C41C6" w14:paraId="476B31E4" w14:textId="77777777" w:rsidTr="005A7BF1">
        <w:trPr>
          <w:trHeight w:val="288"/>
        </w:trPr>
        <w:tc>
          <w:tcPr>
            <w:tcW w:w="811" w:type="dxa"/>
            <w:tcBorders>
              <w:top w:val="nil"/>
              <w:left w:val="nil"/>
              <w:right w:val="nil"/>
            </w:tcBorders>
            <w:shd w:val="clear" w:color="000000" w:fill="F5F5F5"/>
            <w:vAlign w:val="center"/>
          </w:tcPr>
          <w:p w14:paraId="437DE6AB" w14:textId="04F69920" w:rsidR="005A7BF1" w:rsidRPr="001C41C6" w:rsidRDefault="005A7BF1" w:rsidP="005A7BF1">
            <w:pPr>
              <w:spacing w:after="0" w:line="240" w:lineRule="auto"/>
              <w:jc w:val="right"/>
              <w:rPr>
                <w:rFonts w:ascii="Arial" w:eastAsia="Times New Roman" w:hAnsi="Arial" w:cs="Arial"/>
                <w:b/>
                <w:bCs/>
                <w:sz w:val="14"/>
                <w:szCs w:val="14"/>
                <w:highlight w:val="yellow"/>
                <w:lang w:eastAsia="zh-TW"/>
              </w:rPr>
            </w:pPr>
            <w:r>
              <w:rPr>
                <w:rFonts w:ascii="Arial" w:hAnsi="Arial" w:cs="Arial"/>
                <w:b/>
                <w:bCs/>
                <w:sz w:val="14"/>
                <w:szCs w:val="14"/>
              </w:rPr>
              <w:t>Kurtosis</w:t>
            </w:r>
          </w:p>
        </w:tc>
        <w:tc>
          <w:tcPr>
            <w:tcW w:w="794" w:type="dxa"/>
            <w:tcBorders>
              <w:top w:val="nil"/>
              <w:left w:val="nil"/>
              <w:right w:val="nil"/>
            </w:tcBorders>
            <w:shd w:val="clear" w:color="000000" w:fill="F5F5F5"/>
            <w:vAlign w:val="center"/>
          </w:tcPr>
          <w:p w14:paraId="5006F561" w14:textId="035D22B7"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-0.66</w:t>
            </w:r>
          </w:p>
        </w:tc>
        <w:tc>
          <w:tcPr>
            <w:tcW w:w="794" w:type="dxa"/>
            <w:tcBorders>
              <w:top w:val="nil"/>
              <w:left w:val="nil"/>
              <w:right w:val="nil"/>
            </w:tcBorders>
            <w:shd w:val="clear" w:color="000000" w:fill="F5F5F5"/>
            <w:vAlign w:val="center"/>
          </w:tcPr>
          <w:p w14:paraId="36005A1D" w14:textId="270981E7"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-0.23</w:t>
            </w:r>
          </w:p>
        </w:tc>
        <w:tc>
          <w:tcPr>
            <w:tcW w:w="794" w:type="dxa"/>
            <w:tcBorders>
              <w:top w:val="nil"/>
              <w:left w:val="nil"/>
              <w:right w:val="nil"/>
            </w:tcBorders>
            <w:shd w:val="clear" w:color="000000" w:fill="F5F5F5"/>
            <w:vAlign w:val="center"/>
          </w:tcPr>
          <w:p w14:paraId="468DD623" w14:textId="32C92FF8"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-0.88</w:t>
            </w:r>
          </w:p>
        </w:tc>
        <w:tc>
          <w:tcPr>
            <w:tcW w:w="794" w:type="dxa"/>
            <w:tcBorders>
              <w:top w:val="nil"/>
              <w:left w:val="nil"/>
              <w:right w:val="nil"/>
            </w:tcBorders>
            <w:shd w:val="clear" w:color="000000" w:fill="F5F5F5"/>
            <w:vAlign w:val="center"/>
          </w:tcPr>
          <w:p w14:paraId="4A5CE11E" w14:textId="6B4207A5"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-1.08</w:t>
            </w:r>
          </w:p>
        </w:tc>
        <w:tc>
          <w:tcPr>
            <w:tcW w:w="794" w:type="dxa"/>
            <w:tcBorders>
              <w:top w:val="nil"/>
              <w:left w:val="nil"/>
              <w:right w:val="nil"/>
            </w:tcBorders>
            <w:shd w:val="clear" w:color="000000" w:fill="F5F5F5"/>
            <w:vAlign w:val="center"/>
          </w:tcPr>
          <w:p w14:paraId="68352505" w14:textId="5F2C3AE1"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-0.46</w:t>
            </w:r>
          </w:p>
        </w:tc>
        <w:tc>
          <w:tcPr>
            <w:tcW w:w="794" w:type="dxa"/>
            <w:tcBorders>
              <w:top w:val="nil"/>
              <w:left w:val="nil"/>
              <w:right w:val="nil"/>
            </w:tcBorders>
            <w:shd w:val="clear" w:color="000000" w:fill="F5F5F5"/>
            <w:vAlign w:val="center"/>
          </w:tcPr>
          <w:p w14:paraId="59DA2AF3" w14:textId="3EDB9FFB"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-0.51</w:t>
            </w:r>
          </w:p>
        </w:tc>
        <w:tc>
          <w:tcPr>
            <w:tcW w:w="794" w:type="dxa"/>
            <w:tcBorders>
              <w:top w:val="nil"/>
              <w:left w:val="nil"/>
              <w:right w:val="nil"/>
            </w:tcBorders>
            <w:shd w:val="clear" w:color="000000" w:fill="F5F5F5"/>
            <w:vAlign w:val="center"/>
          </w:tcPr>
          <w:p w14:paraId="21AE88F7" w14:textId="0A953CA6"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-0.97</w:t>
            </w:r>
          </w:p>
        </w:tc>
        <w:tc>
          <w:tcPr>
            <w:tcW w:w="794" w:type="dxa"/>
            <w:tcBorders>
              <w:top w:val="nil"/>
              <w:left w:val="nil"/>
              <w:right w:val="nil"/>
            </w:tcBorders>
            <w:shd w:val="clear" w:color="000000" w:fill="F5F5F5"/>
            <w:vAlign w:val="center"/>
          </w:tcPr>
          <w:p w14:paraId="3FC939A8" w14:textId="1A446554"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-0.62</w:t>
            </w:r>
          </w:p>
        </w:tc>
        <w:tc>
          <w:tcPr>
            <w:tcW w:w="794" w:type="dxa"/>
            <w:tcBorders>
              <w:top w:val="nil"/>
              <w:left w:val="nil"/>
              <w:right w:val="nil"/>
            </w:tcBorders>
            <w:shd w:val="clear" w:color="000000" w:fill="F5F5F5"/>
            <w:vAlign w:val="center"/>
          </w:tcPr>
          <w:p w14:paraId="25B5B847" w14:textId="4CF003C2"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-0.68</w:t>
            </w:r>
          </w:p>
        </w:tc>
      </w:tr>
      <w:tr w:rsidR="005A7BF1" w:rsidRPr="001C41C6" w14:paraId="6A319868" w14:textId="77777777" w:rsidTr="000C5305">
        <w:trPr>
          <w:trHeight w:val="288"/>
        </w:trPr>
        <w:tc>
          <w:tcPr>
            <w:tcW w:w="811" w:type="dxa"/>
            <w:tcBorders>
              <w:top w:val="nil"/>
              <w:left w:val="nil"/>
              <w:bottom w:val="nil"/>
              <w:right w:val="nil"/>
            </w:tcBorders>
            <w:shd w:val="clear" w:color="000000" w:fill="auto"/>
            <w:vAlign w:val="center"/>
          </w:tcPr>
          <w:p w14:paraId="7665D735" w14:textId="2ECD04D1" w:rsidR="005A7BF1" w:rsidRPr="001C41C6" w:rsidRDefault="005A7BF1" w:rsidP="005A7BF1">
            <w:pPr>
              <w:spacing w:after="0" w:line="240" w:lineRule="auto"/>
              <w:jc w:val="right"/>
              <w:rPr>
                <w:rFonts w:ascii="Arial" w:eastAsia="Times New Roman" w:hAnsi="Arial" w:cs="Arial"/>
                <w:b/>
                <w:bCs/>
                <w:sz w:val="14"/>
                <w:szCs w:val="14"/>
                <w:highlight w:val="yellow"/>
                <w:lang w:eastAsia="zh-TW"/>
              </w:rPr>
            </w:pPr>
            <w:r>
              <w:rPr>
                <w:rFonts w:ascii="Arial" w:hAnsi="Arial" w:cs="Arial"/>
                <w:b/>
                <w:bCs/>
                <w:sz w:val="14"/>
                <w:szCs w:val="14"/>
              </w:rPr>
              <w:t>Tail ratio</w:t>
            </w:r>
          </w:p>
        </w:tc>
        <w:tc>
          <w:tcPr>
            <w:tcW w:w="794" w:type="dxa"/>
            <w:tcBorders>
              <w:top w:val="nil"/>
              <w:left w:val="nil"/>
              <w:bottom w:val="nil"/>
              <w:right w:val="nil"/>
            </w:tcBorders>
            <w:shd w:val="clear" w:color="000000" w:fill="auto"/>
            <w:vAlign w:val="center"/>
          </w:tcPr>
          <w:p w14:paraId="3BFE1539" w14:textId="0A3E8984"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1.24</w:t>
            </w:r>
          </w:p>
        </w:tc>
        <w:tc>
          <w:tcPr>
            <w:tcW w:w="794" w:type="dxa"/>
            <w:tcBorders>
              <w:top w:val="nil"/>
              <w:left w:val="nil"/>
              <w:bottom w:val="nil"/>
              <w:right w:val="nil"/>
            </w:tcBorders>
            <w:shd w:val="clear" w:color="000000" w:fill="auto"/>
            <w:vAlign w:val="center"/>
          </w:tcPr>
          <w:p w14:paraId="1D81070C" w14:textId="1C2E3A4A"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0.99</w:t>
            </w:r>
          </w:p>
        </w:tc>
        <w:tc>
          <w:tcPr>
            <w:tcW w:w="794" w:type="dxa"/>
            <w:tcBorders>
              <w:top w:val="nil"/>
              <w:left w:val="nil"/>
              <w:bottom w:val="nil"/>
              <w:right w:val="nil"/>
            </w:tcBorders>
            <w:shd w:val="clear" w:color="000000" w:fill="auto"/>
            <w:vAlign w:val="center"/>
          </w:tcPr>
          <w:p w14:paraId="79F81AF1" w14:textId="347ED83D"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1.06</w:t>
            </w:r>
          </w:p>
        </w:tc>
        <w:tc>
          <w:tcPr>
            <w:tcW w:w="794" w:type="dxa"/>
            <w:tcBorders>
              <w:top w:val="nil"/>
              <w:left w:val="nil"/>
              <w:bottom w:val="nil"/>
              <w:right w:val="nil"/>
            </w:tcBorders>
            <w:shd w:val="clear" w:color="000000" w:fill="auto"/>
            <w:vAlign w:val="center"/>
          </w:tcPr>
          <w:p w14:paraId="3E2E899C" w14:textId="013A6E36"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1.15</w:t>
            </w:r>
          </w:p>
        </w:tc>
        <w:tc>
          <w:tcPr>
            <w:tcW w:w="794" w:type="dxa"/>
            <w:tcBorders>
              <w:top w:val="nil"/>
              <w:left w:val="nil"/>
              <w:bottom w:val="nil"/>
              <w:right w:val="nil"/>
            </w:tcBorders>
            <w:shd w:val="clear" w:color="000000" w:fill="auto"/>
            <w:vAlign w:val="center"/>
          </w:tcPr>
          <w:p w14:paraId="1A61FB78" w14:textId="39A2BD1F"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1.34</w:t>
            </w:r>
          </w:p>
        </w:tc>
        <w:tc>
          <w:tcPr>
            <w:tcW w:w="794" w:type="dxa"/>
            <w:tcBorders>
              <w:top w:val="nil"/>
              <w:left w:val="nil"/>
              <w:bottom w:val="nil"/>
              <w:right w:val="nil"/>
            </w:tcBorders>
            <w:shd w:val="clear" w:color="000000" w:fill="auto"/>
            <w:vAlign w:val="center"/>
          </w:tcPr>
          <w:p w14:paraId="3BF8DD3F" w14:textId="333E2E3F"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1.14</w:t>
            </w:r>
          </w:p>
        </w:tc>
        <w:tc>
          <w:tcPr>
            <w:tcW w:w="794" w:type="dxa"/>
            <w:tcBorders>
              <w:top w:val="nil"/>
              <w:left w:val="nil"/>
              <w:bottom w:val="nil"/>
              <w:right w:val="nil"/>
            </w:tcBorders>
            <w:shd w:val="clear" w:color="000000" w:fill="auto"/>
            <w:vAlign w:val="center"/>
          </w:tcPr>
          <w:p w14:paraId="554C8BA2" w14:textId="7380FFF9"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1.26</w:t>
            </w:r>
          </w:p>
        </w:tc>
        <w:tc>
          <w:tcPr>
            <w:tcW w:w="794" w:type="dxa"/>
            <w:tcBorders>
              <w:top w:val="nil"/>
              <w:left w:val="nil"/>
              <w:bottom w:val="nil"/>
              <w:right w:val="nil"/>
            </w:tcBorders>
            <w:shd w:val="clear" w:color="000000" w:fill="auto"/>
            <w:vAlign w:val="center"/>
          </w:tcPr>
          <w:p w14:paraId="7495A635" w14:textId="36E8F289"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1.35</w:t>
            </w:r>
          </w:p>
        </w:tc>
        <w:tc>
          <w:tcPr>
            <w:tcW w:w="794" w:type="dxa"/>
            <w:tcBorders>
              <w:top w:val="nil"/>
              <w:left w:val="nil"/>
              <w:bottom w:val="nil"/>
              <w:right w:val="nil"/>
            </w:tcBorders>
            <w:shd w:val="clear" w:color="000000" w:fill="auto"/>
            <w:vAlign w:val="center"/>
          </w:tcPr>
          <w:p w14:paraId="2C162FB9" w14:textId="21AD4E02"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1.19</w:t>
            </w:r>
          </w:p>
        </w:tc>
      </w:tr>
      <w:tr w:rsidR="005A7BF1" w:rsidRPr="001C41C6" w14:paraId="12B5F11B" w14:textId="77777777" w:rsidTr="009552E9">
        <w:trPr>
          <w:trHeight w:val="288"/>
        </w:trPr>
        <w:tc>
          <w:tcPr>
            <w:tcW w:w="811" w:type="dxa"/>
            <w:tcBorders>
              <w:top w:val="nil"/>
              <w:left w:val="nil"/>
              <w:bottom w:val="nil"/>
              <w:right w:val="nil"/>
            </w:tcBorders>
            <w:shd w:val="clear" w:color="000000" w:fill="F5F5F5"/>
            <w:vAlign w:val="center"/>
          </w:tcPr>
          <w:p w14:paraId="0BB0C392" w14:textId="10966D35" w:rsidR="005A7BF1" w:rsidRPr="001C41C6" w:rsidRDefault="005A7BF1" w:rsidP="005A7BF1">
            <w:pPr>
              <w:spacing w:after="0" w:line="240" w:lineRule="auto"/>
              <w:jc w:val="right"/>
              <w:rPr>
                <w:rFonts w:ascii="Arial" w:eastAsia="Times New Roman" w:hAnsi="Arial" w:cs="Arial"/>
                <w:b/>
                <w:bCs/>
                <w:sz w:val="14"/>
                <w:szCs w:val="14"/>
                <w:highlight w:val="yellow"/>
                <w:lang w:eastAsia="zh-TW"/>
              </w:rPr>
            </w:pPr>
            <w:r>
              <w:rPr>
                <w:rFonts w:ascii="Arial" w:hAnsi="Arial" w:cs="Arial"/>
                <w:b/>
                <w:bCs/>
                <w:sz w:val="14"/>
                <w:szCs w:val="14"/>
              </w:rPr>
              <w:t>Daily value at risk</w:t>
            </w:r>
          </w:p>
        </w:tc>
        <w:tc>
          <w:tcPr>
            <w:tcW w:w="794" w:type="dxa"/>
            <w:tcBorders>
              <w:top w:val="nil"/>
              <w:left w:val="nil"/>
              <w:bottom w:val="nil"/>
              <w:right w:val="nil"/>
            </w:tcBorders>
            <w:shd w:val="clear" w:color="000000" w:fill="F5F5F5"/>
            <w:vAlign w:val="center"/>
          </w:tcPr>
          <w:p w14:paraId="174B8033" w14:textId="75E852DB"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-3%</w:t>
            </w:r>
          </w:p>
        </w:tc>
        <w:tc>
          <w:tcPr>
            <w:tcW w:w="794" w:type="dxa"/>
            <w:tcBorders>
              <w:top w:val="nil"/>
              <w:left w:val="nil"/>
              <w:bottom w:val="nil"/>
              <w:right w:val="nil"/>
            </w:tcBorders>
            <w:shd w:val="clear" w:color="000000" w:fill="F5F5F5"/>
            <w:vAlign w:val="center"/>
          </w:tcPr>
          <w:p w14:paraId="4681D4EE" w14:textId="6CBF9C22"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w:t>
            </w:r>
          </w:p>
        </w:tc>
        <w:tc>
          <w:tcPr>
            <w:tcW w:w="794" w:type="dxa"/>
            <w:tcBorders>
              <w:top w:val="nil"/>
              <w:left w:val="nil"/>
              <w:bottom w:val="nil"/>
              <w:right w:val="nil"/>
            </w:tcBorders>
            <w:shd w:val="clear" w:color="000000" w:fill="F5F5F5"/>
            <w:vAlign w:val="center"/>
          </w:tcPr>
          <w:p w14:paraId="7DD29556" w14:textId="0DD5B8DE"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-3%</w:t>
            </w:r>
          </w:p>
        </w:tc>
        <w:tc>
          <w:tcPr>
            <w:tcW w:w="794" w:type="dxa"/>
            <w:tcBorders>
              <w:top w:val="nil"/>
              <w:left w:val="nil"/>
              <w:bottom w:val="nil"/>
              <w:right w:val="nil"/>
            </w:tcBorders>
            <w:shd w:val="clear" w:color="000000" w:fill="F5F5F5"/>
            <w:vAlign w:val="center"/>
          </w:tcPr>
          <w:p w14:paraId="12B7ED25" w14:textId="5B21E182"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w:t>
            </w:r>
          </w:p>
        </w:tc>
        <w:tc>
          <w:tcPr>
            <w:tcW w:w="794" w:type="dxa"/>
            <w:tcBorders>
              <w:top w:val="nil"/>
              <w:left w:val="nil"/>
              <w:bottom w:val="nil"/>
              <w:right w:val="nil"/>
            </w:tcBorders>
            <w:shd w:val="clear" w:color="000000" w:fill="F5F5F5"/>
            <w:vAlign w:val="center"/>
          </w:tcPr>
          <w:p w14:paraId="3511634F" w14:textId="3DD50F4B"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w:t>
            </w:r>
          </w:p>
        </w:tc>
        <w:tc>
          <w:tcPr>
            <w:tcW w:w="794" w:type="dxa"/>
            <w:tcBorders>
              <w:top w:val="nil"/>
              <w:left w:val="nil"/>
              <w:bottom w:val="nil"/>
              <w:right w:val="nil"/>
            </w:tcBorders>
            <w:shd w:val="clear" w:color="000000" w:fill="F5F5F5"/>
            <w:vAlign w:val="center"/>
          </w:tcPr>
          <w:p w14:paraId="771B9062" w14:textId="31B88CA2"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w:t>
            </w:r>
          </w:p>
        </w:tc>
        <w:tc>
          <w:tcPr>
            <w:tcW w:w="794" w:type="dxa"/>
            <w:tcBorders>
              <w:top w:val="nil"/>
              <w:left w:val="nil"/>
              <w:bottom w:val="nil"/>
              <w:right w:val="nil"/>
            </w:tcBorders>
            <w:shd w:val="clear" w:color="000000" w:fill="F5F5F5"/>
            <w:vAlign w:val="center"/>
          </w:tcPr>
          <w:p w14:paraId="777EF2C3" w14:textId="0FF7FB45"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-1%</w:t>
            </w:r>
          </w:p>
        </w:tc>
        <w:tc>
          <w:tcPr>
            <w:tcW w:w="794" w:type="dxa"/>
            <w:tcBorders>
              <w:top w:val="nil"/>
              <w:left w:val="nil"/>
              <w:bottom w:val="nil"/>
              <w:right w:val="nil"/>
            </w:tcBorders>
            <w:shd w:val="clear" w:color="000000" w:fill="F5F5F5"/>
            <w:vAlign w:val="center"/>
          </w:tcPr>
          <w:p w14:paraId="5C342A16" w14:textId="376F466E"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w:t>
            </w:r>
          </w:p>
        </w:tc>
        <w:tc>
          <w:tcPr>
            <w:tcW w:w="794" w:type="dxa"/>
            <w:tcBorders>
              <w:top w:val="nil"/>
              <w:left w:val="nil"/>
              <w:bottom w:val="nil"/>
              <w:right w:val="nil"/>
            </w:tcBorders>
            <w:shd w:val="clear" w:color="000000" w:fill="F5F5F5"/>
            <w:vAlign w:val="center"/>
          </w:tcPr>
          <w:p w14:paraId="583F6296" w14:textId="42EDC4ED" w:rsidR="005A7BF1" w:rsidRPr="001C41C6" w:rsidRDefault="005A7BF1" w:rsidP="005A7BF1">
            <w:pPr>
              <w:spacing w:after="0" w:line="240" w:lineRule="auto"/>
              <w:jc w:val="right"/>
              <w:rPr>
                <w:rFonts w:ascii="Arial" w:eastAsia="Times New Roman" w:hAnsi="Arial" w:cs="Arial"/>
                <w:sz w:val="14"/>
                <w:szCs w:val="14"/>
                <w:highlight w:val="yellow"/>
                <w:lang w:eastAsia="zh-TW"/>
              </w:rPr>
            </w:pPr>
            <w:r>
              <w:rPr>
                <w:rFonts w:ascii="Arial" w:hAnsi="Arial" w:cs="Arial"/>
                <w:sz w:val="14"/>
                <w:szCs w:val="14"/>
              </w:rPr>
              <w:t>-2%</w:t>
            </w:r>
          </w:p>
        </w:tc>
      </w:tr>
    </w:tbl>
    <w:p w14:paraId="3EA9716A" w14:textId="50C145D5" w:rsidR="005A7BF1" w:rsidRPr="001C41C6" w:rsidRDefault="005A7BF1" w:rsidP="0090329D">
      <w:pPr>
        <w:rPr>
          <w:rFonts w:eastAsia="PMingLiU"/>
          <w:highlight w:val="yellow"/>
          <w:lang w:eastAsia="zh-TW"/>
        </w:rPr>
      </w:pPr>
    </w:p>
    <w:p w14:paraId="616F8A5C" w14:textId="52A17822" w:rsidR="005A7BF1" w:rsidRPr="005A7BF1" w:rsidRDefault="005A7BF1" w:rsidP="005A7BF1">
      <w:pPr>
        <w:rPr>
          <w:rFonts w:eastAsia="PMingLiU"/>
          <w:lang w:eastAsia="zh-TW"/>
        </w:rPr>
      </w:pPr>
      <w:r w:rsidRPr="005A7BF1">
        <w:rPr>
          <w:rFonts w:eastAsia="PMingLiU"/>
          <w:lang w:eastAsia="zh-TW"/>
        </w:rPr>
        <w:t xml:space="preserve">From the above summary, we could observe that </w:t>
      </w:r>
      <w:r w:rsidR="00216376">
        <w:rPr>
          <w:rFonts w:eastAsia="PMingLiU" w:hint="eastAsia"/>
          <w:lang w:eastAsia="zh-TW"/>
        </w:rPr>
        <w:t>t</w:t>
      </w:r>
      <w:r w:rsidR="00216376">
        <w:rPr>
          <w:rFonts w:eastAsia="PMingLiU"/>
          <w:lang w:eastAsia="zh-TW"/>
        </w:rPr>
        <w:t>here is improvement for annualized return for AUD/CAD</w:t>
      </w:r>
      <w:r w:rsidR="00E856EA">
        <w:rPr>
          <w:rFonts w:eastAsia="PMingLiU"/>
          <w:lang w:eastAsia="zh-TW"/>
        </w:rPr>
        <w:t xml:space="preserve">, </w:t>
      </w:r>
      <w:r w:rsidR="00216376">
        <w:rPr>
          <w:rFonts w:eastAsia="PMingLiU"/>
          <w:lang w:eastAsia="zh-TW"/>
        </w:rPr>
        <w:t>EUR/</w:t>
      </w:r>
      <w:proofErr w:type="gramStart"/>
      <w:r w:rsidR="00216376">
        <w:rPr>
          <w:rFonts w:eastAsia="PMingLiU"/>
          <w:lang w:eastAsia="zh-TW"/>
        </w:rPr>
        <w:t>USD</w:t>
      </w:r>
      <w:proofErr w:type="gramEnd"/>
      <w:r w:rsidR="00216376">
        <w:rPr>
          <w:rFonts w:eastAsia="PMingLiU"/>
          <w:lang w:eastAsia="zh-TW"/>
        </w:rPr>
        <w:t xml:space="preserve"> </w:t>
      </w:r>
      <w:r w:rsidR="00E856EA">
        <w:rPr>
          <w:rFonts w:eastAsia="PMingLiU"/>
          <w:lang w:eastAsia="zh-TW"/>
        </w:rPr>
        <w:t>and USD/CAD while deterioration in other currency pairs.</w:t>
      </w:r>
    </w:p>
    <w:p w14:paraId="6DEF4CED" w14:textId="0E1D88E6" w:rsidR="00741E93" w:rsidRDefault="00741E93" w:rsidP="00741E93">
      <w:pPr>
        <w:pStyle w:val="ColorfulList-Accent11"/>
        <w:numPr>
          <w:ilvl w:val="6"/>
          <w:numId w:val="54"/>
        </w:numPr>
        <w:ind w:leftChars="0" w:left="709" w:hanging="425"/>
        <w:rPr>
          <w:rFonts w:eastAsia="PMingLiU"/>
          <w:lang w:eastAsia="zh-TW"/>
        </w:rPr>
      </w:pPr>
      <w:proofErr w:type="gramStart"/>
      <w:r w:rsidRPr="00741E93">
        <w:rPr>
          <w:rFonts w:eastAsia="PMingLiU"/>
          <w:lang w:eastAsia="zh-TW"/>
        </w:rPr>
        <w:t>Similar to</w:t>
      </w:r>
      <w:proofErr w:type="gramEnd"/>
      <w:r w:rsidRPr="00741E93">
        <w:rPr>
          <w:rFonts w:eastAsia="PMingLiU"/>
          <w:lang w:eastAsia="zh-TW"/>
        </w:rPr>
        <w:t xml:space="preserve"> what was observed in the logistic regression model, a consistent pattern during COVID market crash where all the currency pair returns </w:t>
      </w:r>
      <w:proofErr w:type="spellStart"/>
      <w:r w:rsidRPr="00741E93">
        <w:rPr>
          <w:rFonts w:eastAsia="PMingLiU"/>
          <w:lang w:eastAsia="zh-TW"/>
        </w:rPr>
        <w:t>shedded</w:t>
      </w:r>
      <w:proofErr w:type="spellEnd"/>
      <w:r w:rsidRPr="00741E93">
        <w:rPr>
          <w:rFonts w:eastAsia="PMingLiU"/>
          <w:lang w:eastAsia="zh-TW"/>
        </w:rPr>
        <w:t xml:space="preserve"> during March. This is suggested the model does not perform during the market crash, which is expected with our validation data for training is more on business-as-usual trading days.</w:t>
      </w:r>
    </w:p>
    <w:p w14:paraId="58347AAE" w14:textId="1FB24CEE" w:rsidR="00741E93" w:rsidRPr="00741E93" w:rsidRDefault="00741E93" w:rsidP="00741E93">
      <w:pPr>
        <w:pStyle w:val="ColorfulList-Accent11"/>
        <w:numPr>
          <w:ilvl w:val="6"/>
          <w:numId w:val="54"/>
        </w:numPr>
        <w:ind w:leftChars="0" w:left="709" w:hanging="425"/>
        <w:rPr>
          <w:rFonts w:eastAsia="PMingLiU"/>
          <w:lang w:eastAsia="zh-TW"/>
        </w:rPr>
      </w:pPr>
      <w:proofErr w:type="gramStart"/>
      <w:r w:rsidRPr="00741E93">
        <w:rPr>
          <w:rFonts w:eastAsia="PMingLiU"/>
          <w:lang w:eastAsia="zh-TW"/>
        </w:rPr>
        <w:t>Similar to</w:t>
      </w:r>
      <w:proofErr w:type="gramEnd"/>
      <w:r w:rsidRPr="00741E93">
        <w:rPr>
          <w:rFonts w:eastAsia="PMingLiU"/>
          <w:lang w:eastAsia="zh-TW"/>
        </w:rPr>
        <w:t xml:space="preserve"> what was observed in the logistic regression model, </w:t>
      </w:r>
      <w:r>
        <w:rPr>
          <w:rFonts w:eastAsia="PMingLiU"/>
          <w:lang w:eastAsia="zh-TW"/>
        </w:rPr>
        <w:t>a</w:t>
      </w:r>
      <w:r w:rsidRPr="00741E93">
        <w:rPr>
          <w:rFonts w:eastAsia="PMingLiU"/>
          <w:lang w:eastAsia="zh-TW"/>
        </w:rPr>
        <w:t xml:space="preserve"> strong return for most currency pairs in post-COVID period. This is because the economic conditions and the foreseeable economic recovery gives the investor directions to </w:t>
      </w:r>
      <w:r w:rsidRPr="00741E93">
        <w:rPr>
          <w:rFonts w:eastAsia="PMingLiU"/>
          <w:lang w:eastAsia="zh-TW"/>
        </w:rPr>
        <w:lastRenderedPageBreak/>
        <w:t>invest in the foreign market, driving clear trends in the spot price movement where our model can detect the technical signals from the model training.</w:t>
      </w:r>
    </w:p>
    <w:p w14:paraId="1E198C24" w14:textId="10C334B6" w:rsidR="00741E93" w:rsidRDefault="00D3319B" w:rsidP="00741E93">
      <w:pPr>
        <w:pStyle w:val="ColorfulList-Accent11"/>
        <w:numPr>
          <w:ilvl w:val="6"/>
          <w:numId w:val="54"/>
        </w:numPr>
        <w:ind w:leftChars="0" w:left="709" w:hanging="425"/>
        <w:rPr>
          <w:rFonts w:eastAsia="PMingLiU"/>
          <w:lang w:eastAsia="zh-TW"/>
        </w:rPr>
      </w:pPr>
      <w:r>
        <w:rPr>
          <w:rFonts w:eastAsia="PMingLiU"/>
          <w:lang w:eastAsia="zh-TW"/>
        </w:rPr>
        <w:t xml:space="preserve">Comparing between logistic regression model and voting classifier, it is observed the cumulative return has similar pattern within each </w:t>
      </w:r>
      <w:r w:rsidR="00FA010B">
        <w:rPr>
          <w:rFonts w:eastAsia="PMingLiU"/>
          <w:lang w:eastAsia="zh-TW"/>
        </w:rPr>
        <w:t>currency</w:t>
      </w:r>
      <w:r>
        <w:rPr>
          <w:rFonts w:eastAsia="PMingLiU"/>
          <w:lang w:eastAsia="zh-TW"/>
        </w:rPr>
        <w:t>. Recalling voting classifier is getting the average class probability from the four selected classified of which logistic regression model is one of them, this is suggested that logistic regression model has a core effect on the voting classifier while the model improves the prediction results by three other models reinforcing the signal</w:t>
      </w:r>
      <w:r w:rsidR="00B77A22">
        <w:rPr>
          <w:rFonts w:eastAsia="PMingLiU"/>
          <w:lang w:eastAsia="zh-TW"/>
        </w:rPr>
        <w:t>s.</w:t>
      </w:r>
    </w:p>
    <w:p w14:paraId="786842A6" w14:textId="28F50617" w:rsidR="001E084B" w:rsidRDefault="001E084B" w:rsidP="00741E93">
      <w:pPr>
        <w:pStyle w:val="ColorfulList-Accent11"/>
        <w:numPr>
          <w:ilvl w:val="6"/>
          <w:numId w:val="54"/>
        </w:numPr>
        <w:ind w:leftChars="0" w:left="709" w:hanging="425"/>
        <w:rPr>
          <w:rFonts w:eastAsia="PMingLiU"/>
          <w:lang w:eastAsia="zh-TW"/>
        </w:rPr>
      </w:pPr>
      <w:r w:rsidRPr="00B37C23">
        <w:rPr>
          <w:rFonts w:eastAsia="PMingLiU"/>
        </w:rPr>
        <w:t>USDJPY pair</w:t>
      </w:r>
      <w:r>
        <w:rPr>
          <w:rFonts w:eastAsia="PMingLiU"/>
        </w:rPr>
        <w:t xml:space="preserve"> </w:t>
      </w:r>
      <w:r w:rsidR="00391D95">
        <w:rPr>
          <w:rFonts w:eastAsia="PMingLiU"/>
        </w:rPr>
        <w:t xml:space="preserve">also </w:t>
      </w:r>
      <w:r>
        <w:rPr>
          <w:rFonts w:eastAsia="PMingLiU"/>
          <w:lang w:eastAsia="zh-TW"/>
        </w:rPr>
        <w:t>consistently performs in the pre-COVID crisis under voting classifier where we suppose to expect voting classifier should generally improve the results by considering more models at once rather than just one.</w:t>
      </w:r>
    </w:p>
    <w:p w14:paraId="69140FF2" w14:textId="77777777" w:rsidR="0006631B" w:rsidRDefault="0006631B" w:rsidP="0043607A">
      <w:pPr>
        <w:pStyle w:val="Heading1"/>
        <w:numPr>
          <w:ilvl w:val="0"/>
          <w:numId w:val="12"/>
        </w:numPr>
      </w:pPr>
      <w:r>
        <w:t xml:space="preserve">Conclusion </w:t>
      </w:r>
    </w:p>
    <w:p w14:paraId="41B4A5BC" w14:textId="77777777" w:rsidR="004D311F" w:rsidRPr="00FA010B" w:rsidRDefault="004D311F" w:rsidP="008233E7">
      <w:r w:rsidRPr="00FA010B">
        <w:t xml:space="preserve">We trained various machine learning models with technical indicators </w:t>
      </w:r>
      <w:proofErr w:type="gramStart"/>
      <w:r w:rsidRPr="00FA010B">
        <w:t>and also</w:t>
      </w:r>
      <w:proofErr w:type="gramEnd"/>
      <w:r w:rsidRPr="00FA010B">
        <w:t xml:space="preserve"> interest rate differentials as our fundamental data as our independent variables, to classify trading signals which help generate positive returns. For our independent variables we also made use of various approaches, including fractional differencing, its counterpart </w:t>
      </w:r>
      <w:proofErr w:type="gramStart"/>
      <w:r w:rsidRPr="00FA010B">
        <w:t>and also</w:t>
      </w:r>
      <w:proofErr w:type="gramEnd"/>
      <w:r w:rsidRPr="00FA010B">
        <w:t xml:space="preserve"> features pre-selected by a random forest to see if such ensemble of machine learning models would improve the prediction results.</w:t>
      </w:r>
    </w:p>
    <w:p w14:paraId="4A46E993" w14:textId="1DC8F33A" w:rsidR="003C4E94" w:rsidRPr="00FA010B" w:rsidRDefault="004D311F" w:rsidP="003C4E94">
      <w:r w:rsidRPr="00FA010B">
        <w:t xml:space="preserve">From our machine learning model flow, we successfully identified models with </w:t>
      </w:r>
      <w:r w:rsidR="00784060" w:rsidRPr="00FA010B">
        <w:t xml:space="preserve">relatively </w:t>
      </w:r>
      <w:r w:rsidRPr="00FA010B">
        <w:t xml:space="preserve">good, </w:t>
      </w:r>
      <w:proofErr w:type="gramStart"/>
      <w:r w:rsidRPr="00FA010B">
        <w:t>and also</w:t>
      </w:r>
      <w:proofErr w:type="gramEnd"/>
      <w:r w:rsidRPr="00FA010B">
        <w:t xml:space="preserve"> </w:t>
      </w:r>
      <w:r w:rsidR="00606311" w:rsidRPr="00FA010B">
        <w:t xml:space="preserve">most importantly </w:t>
      </w:r>
      <w:r w:rsidRPr="00FA010B">
        <w:t>consistent performance in training phase with cross-validation and out-sample testing</w:t>
      </w:r>
      <w:r w:rsidR="00E510A8" w:rsidRPr="00FA010B">
        <w:t>. Models selected after out-sample testing phase</w:t>
      </w:r>
      <w:r w:rsidR="00BE72F4">
        <w:t>, which are logistic regression with 4 principal components, and voting classifier with selected 4 models</w:t>
      </w:r>
      <w:r w:rsidR="00E510A8" w:rsidRPr="00FA010B">
        <w:t xml:space="preserve"> are</w:t>
      </w:r>
      <w:r w:rsidR="00606311" w:rsidRPr="00FA010B">
        <w:t xml:space="preserve"> with </w:t>
      </w:r>
      <w:r w:rsidR="00FA010B">
        <w:t>27</w:t>
      </w:r>
      <w:r w:rsidR="00606311" w:rsidRPr="00FA010B">
        <w:t xml:space="preserve">% and </w:t>
      </w:r>
      <w:r w:rsidR="00FA010B">
        <w:t>27</w:t>
      </w:r>
      <w:r w:rsidR="00606311" w:rsidRPr="00FA010B">
        <w:t>% annualized average return across currenc</w:t>
      </w:r>
      <w:r w:rsidR="00FC50BB" w:rsidRPr="00FA010B">
        <w:t xml:space="preserve">y pairs </w:t>
      </w:r>
      <w:r w:rsidR="00606311" w:rsidRPr="00FA010B">
        <w:t xml:space="preserve">respectively, and average Sharpe ratio of </w:t>
      </w:r>
      <w:r w:rsidR="005B5036">
        <w:t>1.47</w:t>
      </w:r>
      <w:r w:rsidR="00606311" w:rsidRPr="00FA010B">
        <w:t xml:space="preserve"> and </w:t>
      </w:r>
      <w:r w:rsidR="005B5036">
        <w:t>1.6</w:t>
      </w:r>
      <w:r w:rsidR="00606311" w:rsidRPr="00FA010B">
        <w:t xml:space="preserve"> </w:t>
      </w:r>
      <w:r w:rsidR="00FC50BB" w:rsidRPr="00FA010B">
        <w:t xml:space="preserve">across currency pairs </w:t>
      </w:r>
      <w:r w:rsidR="00606311" w:rsidRPr="00FA010B">
        <w:t>respectively.</w:t>
      </w:r>
      <w:r w:rsidR="003C4E94" w:rsidRPr="00FA010B">
        <w:t xml:space="preserve"> </w:t>
      </w:r>
    </w:p>
    <w:p w14:paraId="1D7B82CC" w14:textId="232C6079" w:rsidR="003C4E94" w:rsidRPr="005A5B61" w:rsidRDefault="003C4E94" w:rsidP="003C4E94">
      <w:pPr>
        <w:rPr>
          <w:i/>
          <w:iCs/>
        </w:rPr>
      </w:pPr>
      <w:r w:rsidRPr="00CE5FDC">
        <w:t xml:space="preserve">We also performed model </w:t>
      </w:r>
      <w:proofErr w:type="spellStart"/>
      <w:r w:rsidRPr="00CE5FDC">
        <w:t>backtesting</w:t>
      </w:r>
      <w:proofErr w:type="spellEnd"/>
      <w:r w:rsidRPr="00CE5FDC">
        <w:t xml:space="preserve"> for each of the currency pair to look at the model performance with explicit consideration of the model performance for pre-COVID market crash as business-as-usual trading days and the COVID market-crash as our out-sample testing period to examine for model robustness. We observed that both </w:t>
      </w:r>
      <w:proofErr w:type="gramStart"/>
      <w:r w:rsidRPr="00CE5FDC">
        <w:t>model</w:t>
      </w:r>
      <w:proofErr w:type="gramEnd"/>
      <w:r w:rsidRPr="00CE5FDC">
        <w:t xml:space="preserve"> selected did not perform during COVID market-crash as expected where our training data for the model covers business-as-usual trading days. Both models could be performing by examining pre-COVID market crash and post-COVID market crashes with </w:t>
      </w:r>
      <w:r w:rsidR="00CE5FDC">
        <w:t>USDJPY</w:t>
      </w:r>
      <w:r w:rsidRPr="00CE5FDC">
        <w:t xml:space="preserve"> currency pairs to enhance the average returns and Sharpe ratio across selected currency pair as future works.</w:t>
      </w:r>
    </w:p>
    <w:p w14:paraId="5FDAE17B" w14:textId="77777777" w:rsidR="0006631B" w:rsidRDefault="0006631B" w:rsidP="0043607A">
      <w:pPr>
        <w:pStyle w:val="Heading1"/>
        <w:numPr>
          <w:ilvl w:val="0"/>
          <w:numId w:val="12"/>
        </w:numPr>
      </w:pPr>
      <w:r>
        <w:t xml:space="preserve">References </w:t>
      </w:r>
    </w:p>
    <w:p w14:paraId="6B092657" w14:textId="77777777" w:rsidR="008B5B77" w:rsidRDefault="008B5B77" w:rsidP="008B5B77">
      <w:pPr>
        <w:pStyle w:val="References"/>
      </w:pPr>
      <w:r>
        <w:t>3-Month London Interbank Offered Rate (LIBOR), based on British Pound (GBP3MTD156N). Economic Research, Federal Reserve Bank of St. Louis. https://fred.stlouisfed.org/series/GBP3MTD156N</w:t>
      </w:r>
    </w:p>
    <w:p w14:paraId="5910BEB5" w14:textId="77777777" w:rsidR="008B5B77" w:rsidRDefault="008B5B77" w:rsidP="008B5B77">
      <w:pPr>
        <w:pStyle w:val="References"/>
      </w:pPr>
      <w:r>
        <w:t>3-Month London Interbank Offered Rate (LIBOR), based on Euro (EUR3MTD156N)</w:t>
      </w:r>
      <w:r w:rsidR="00B52F62">
        <w:t xml:space="preserve">. </w:t>
      </w:r>
      <w:r>
        <w:t xml:space="preserve">Economic Research, Federal Reserve Bank of St. Louis. </w:t>
      </w:r>
      <w:hyperlink r:id="rId24" w:history="1">
        <w:r w:rsidRPr="00150630">
          <w:t>https://fred.stlouisfed.org/series/EUR3MTD156N</w:t>
        </w:r>
      </w:hyperlink>
    </w:p>
    <w:p w14:paraId="7270FD31" w14:textId="77777777" w:rsidR="008B5B77" w:rsidRDefault="008B5B77" w:rsidP="008B5B77">
      <w:pPr>
        <w:pStyle w:val="References"/>
      </w:pPr>
      <w:r>
        <w:t>3-Month London Interbank Offered Rate (LIBOR), based on Japanese Yen</w:t>
      </w:r>
      <w:r w:rsidR="00B52F62">
        <w:t xml:space="preserve"> </w:t>
      </w:r>
      <w:r w:rsidR="00B52F62" w:rsidRPr="00B52F62">
        <w:t>(JPY3MTD156N)</w:t>
      </w:r>
      <w:r>
        <w:t>. Economic Research, Federal Reserve Bank of St. Louis. https://fred.stlouisfed.org/series/JPY3MTD156N</w:t>
      </w:r>
    </w:p>
    <w:p w14:paraId="7EDB36DD" w14:textId="5A3DDF94" w:rsidR="00F6146D" w:rsidRDefault="008B5B77" w:rsidP="00DE4ED0">
      <w:pPr>
        <w:pStyle w:val="References"/>
      </w:pPr>
      <w:r>
        <w:lastRenderedPageBreak/>
        <w:t>3-Month London Interbank Offered Rate (LIBOR), based on U.S. Dollar (USD3MTD156N). Economic Research, Federal Reserve Bank of St. Louis.</w:t>
      </w:r>
      <w:r w:rsidRPr="008B5B77">
        <w:t xml:space="preserve"> </w:t>
      </w:r>
      <w:r w:rsidR="00DE4ED0" w:rsidRPr="00DE4ED0">
        <w:t>https://fred.stlouisfed.org/series/USD3MTD156N</w:t>
      </w:r>
    </w:p>
    <w:p w14:paraId="3AD4B2E6" w14:textId="77777777" w:rsidR="00F6146D" w:rsidRDefault="00F6146D" w:rsidP="008B5B77">
      <w:pPr>
        <w:pStyle w:val="References"/>
      </w:pPr>
      <w:r>
        <w:t xml:space="preserve">Albert, S. (2018). </w:t>
      </w:r>
      <w:r w:rsidRPr="00F6146D">
        <w:t>Boosting with AdaBoost and Gradient Boosting</w:t>
      </w:r>
      <w:r>
        <w:t xml:space="preserve">. </w:t>
      </w:r>
      <w:r w:rsidRPr="00F6146D">
        <w:t>https://medium.com/diogo-menezes-borges/boosting-with-adaboost-and-gradient-boosting-9cbab2a1af81#:~:text=Boosting%20with%20AdaBoost%20and%20Gradient%20Boosting%201%20Adaptive,is%20an%20advanced%20implementation%20of%20the%20Gradient%20Boosting.</w:t>
      </w:r>
    </w:p>
    <w:p w14:paraId="0CDFE9B7" w14:textId="77777777" w:rsidR="005A5B61" w:rsidRDefault="005A5B61" w:rsidP="00484039">
      <w:pPr>
        <w:pStyle w:val="References"/>
      </w:pPr>
      <w:r w:rsidRPr="00484039">
        <w:t xml:space="preserve">Anderson, B. &amp; Li, S. (2015). An investigation of the relative strength index. Banks and Bank Systems, Volume 10, Issue 1, 2015. </w:t>
      </w:r>
      <w:hyperlink r:id="rId25" w:history="1">
        <w:r w:rsidRPr="00484039">
          <w:rPr>
            <w:rStyle w:val="Hyperlink"/>
            <w:color w:val="000000"/>
            <w:u w:val="none"/>
          </w:rPr>
          <w:t>https://www.researchgate.net/publication/283691105_An_investigation_of_the_relative_strength_index</w:t>
        </w:r>
      </w:hyperlink>
      <w:r w:rsidRPr="00484039">
        <w:t xml:space="preserve"> </w:t>
      </w:r>
    </w:p>
    <w:p w14:paraId="0515C1E3" w14:textId="77777777" w:rsidR="005A5B61" w:rsidRPr="00484039" w:rsidRDefault="005A5B61" w:rsidP="00484039">
      <w:pPr>
        <w:pStyle w:val="References"/>
      </w:pPr>
      <w:proofErr w:type="spellStart"/>
      <w:r w:rsidRPr="00484039">
        <w:t>Baasher</w:t>
      </w:r>
      <w:proofErr w:type="spellEnd"/>
      <w:r w:rsidRPr="00484039">
        <w:t xml:space="preserve">, A.A. and </w:t>
      </w:r>
      <w:proofErr w:type="spellStart"/>
      <w:r w:rsidRPr="00484039">
        <w:t>Fakhr</w:t>
      </w:r>
      <w:proofErr w:type="spellEnd"/>
      <w:r w:rsidRPr="00484039">
        <w:t xml:space="preserve">, M.W. (2017). FOREX Trend Classification using Machine Learning Techniques. Computer Science Department, Arab Academy for Science and Technology Cairo. </w:t>
      </w:r>
      <w:hyperlink r:id="rId26" w:history="1">
        <w:r w:rsidRPr="00484039">
          <w:rPr>
            <w:rStyle w:val="Hyperlink"/>
            <w:color w:val="000000"/>
            <w:u w:val="none"/>
          </w:rPr>
          <w:t>https://www.researchgate.net/publication/303080330_Forex_trend_classification_using_machine_learning_techniques</w:t>
        </w:r>
      </w:hyperlink>
      <w:r w:rsidRPr="00484039">
        <w:t xml:space="preserve"> </w:t>
      </w:r>
    </w:p>
    <w:p w14:paraId="2EBBE1FB" w14:textId="77777777" w:rsidR="005A5B61" w:rsidRPr="00484039" w:rsidRDefault="005A5B61" w:rsidP="00484039">
      <w:pPr>
        <w:pStyle w:val="References"/>
      </w:pPr>
      <w:proofErr w:type="spellStart"/>
      <w:r w:rsidRPr="00484039">
        <w:t>Bartkus</w:t>
      </w:r>
      <w:proofErr w:type="spellEnd"/>
      <w:r w:rsidRPr="00484039">
        <w:t xml:space="preserve">, C. (2018). Using the relative strength index for active investments in the foreign exchange market. </w:t>
      </w:r>
      <w:hyperlink r:id="rId27" w:history="1">
        <w:r w:rsidRPr="00484039">
          <w:rPr>
            <w:rStyle w:val="Hyperlink"/>
            <w:color w:val="000000"/>
            <w:u w:val="none"/>
          </w:rPr>
          <w:t>http://doi.prz.edu.pl/pl/pdf/zim/358</w:t>
        </w:r>
      </w:hyperlink>
      <w:r w:rsidRPr="00484039">
        <w:t xml:space="preserve"> </w:t>
      </w:r>
    </w:p>
    <w:p w14:paraId="78D91CB7" w14:textId="77777777" w:rsidR="005A5B61" w:rsidRPr="00484039" w:rsidRDefault="005A5B61" w:rsidP="00484039">
      <w:pPr>
        <w:pStyle w:val="References"/>
      </w:pPr>
      <w:r w:rsidRPr="00484039">
        <w:t xml:space="preserve">Berwick, B. (2011), An Idiot’s guide to Support vector machines (SVMs), 6.034 Artificial Intelligence. Department of Electrical Engineering and Computer Science, Massachusetts Institute of Technology.  </w:t>
      </w:r>
      <w:hyperlink r:id="rId28" w:history="1">
        <w:r w:rsidRPr="00484039">
          <w:rPr>
            <w:rStyle w:val="Hyperlink"/>
            <w:color w:val="000000"/>
            <w:u w:val="none"/>
          </w:rPr>
          <w:t>http://web.mit.edu/6.034/wwwbob/svm-notes-long-08.pdf</w:t>
        </w:r>
      </w:hyperlink>
      <w:r w:rsidRPr="00484039">
        <w:t xml:space="preserve"> </w:t>
      </w:r>
    </w:p>
    <w:p w14:paraId="3C2FA413" w14:textId="77777777" w:rsidR="005A5B61" w:rsidRPr="00484039" w:rsidRDefault="005A5B61" w:rsidP="00484039">
      <w:pPr>
        <w:pStyle w:val="References"/>
      </w:pPr>
      <w:r w:rsidRPr="00484039">
        <w:t xml:space="preserve">Bettendorf, T. &amp; Heinlein, R. (2019). Connectedness between G10 Currencies: Searching for the Causal Structure. Discussion Paper Deutsche Bundesbank No 06/2019. </w:t>
      </w:r>
      <w:hyperlink r:id="rId29" w:history="1">
        <w:r w:rsidRPr="00484039">
          <w:rPr>
            <w:rStyle w:val="Hyperlink"/>
            <w:color w:val="000000"/>
            <w:u w:val="none"/>
          </w:rPr>
          <w:t>https://papers.ssrn.com/sol3/papers.cfm?abstract_id=3337431</w:t>
        </w:r>
      </w:hyperlink>
      <w:r w:rsidRPr="00484039">
        <w:t xml:space="preserve">  </w:t>
      </w:r>
    </w:p>
    <w:p w14:paraId="0A4F6088" w14:textId="4A02335C" w:rsidR="007109D1" w:rsidRDefault="007109D1" w:rsidP="000C5305">
      <w:pPr>
        <w:pStyle w:val="References"/>
      </w:pPr>
      <w:r>
        <w:t>Bhandari</w:t>
      </w:r>
      <w:r w:rsidRPr="007109D1">
        <w:t xml:space="preserve"> (2018), </w:t>
      </w:r>
      <w:proofErr w:type="spellStart"/>
      <w:r w:rsidRPr="007109D1">
        <w:t>ExtraTreesClassifier</w:t>
      </w:r>
      <w:proofErr w:type="spellEnd"/>
      <w:r w:rsidRPr="007109D1">
        <w:t>. Medium.com. https://medium.com/@namanbhandari/extratreesclassifier-8e7fc0502c7</w:t>
      </w:r>
    </w:p>
    <w:p w14:paraId="2236F7BB" w14:textId="77777777" w:rsidR="005A5B61" w:rsidRPr="00484039" w:rsidRDefault="005A5B61" w:rsidP="00484039">
      <w:pPr>
        <w:pStyle w:val="References"/>
      </w:pPr>
      <w:r w:rsidRPr="00484039">
        <w:t xml:space="preserve">Bhavani, N. Ganga &amp; Pichai, A. (2016). A Study of the Euro and U.S Dollar in the foreign exchange market using technical analysis tools. Innovative Journal of Business and Management 5:5, November –December (2016) 116 – 101., </w:t>
      </w:r>
      <w:hyperlink r:id="rId30" w:history="1">
        <w:r w:rsidRPr="00484039">
          <w:rPr>
            <w:rStyle w:val="Hyperlink"/>
            <w:color w:val="000000"/>
            <w:u w:val="none"/>
          </w:rPr>
          <w:t>https://www.researchgate.net/publication/312623592_A_STUDY_OF_THE_EURO_AND_US_DOLLAR_IN_THE_FOREIGN_EXCHANGE_MARKET_USING_TECHNICAL_ANALYSIS_TOOLS</w:t>
        </w:r>
      </w:hyperlink>
      <w:r w:rsidRPr="00484039">
        <w:t xml:space="preserve"> </w:t>
      </w:r>
    </w:p>
    <w:p w14:paraId="31CA8EDC" w14:textId="77777777" w:rsidR="008B5B77" w:rsidRPr="00484039" w:rsidRDefault="008B5B77" w:rsidP="008B5B77">
      <w:pPr>
        <w:pStyle w:val="References"/>
      </w:pPr>
      <w:r>
        <w:t>Canadian Bankers’ Acceptance (BA) Rates. Investment Industry Regulatory Organization of Canada. https://www.iiroc.ca/industry/marketmonitoringanalysis/Pages/BA-Rate.aspx</w:t>
      </w:r>
    </w:p>
    <w:p w14:paraId="42D7642A" w14:textId="77777777" w:rsidR="008B5B77" w:rsidRDefault="008B5B77" w:rsidP="008B5B77">
      <w:pPr>
        <w:pStyle w:val="References"/>
      </w:pPr>
      <w:r>
        <w:t>Canadian Interest Rates and Monetary Policy Variables: 10-Year Lookup. Bank of Canada. https://www.bankofcanada.ca/rates/interest-rates/canadian-interest-rates/</w:t>
      </w:r>
    </w:p>
    <w:p w14:paraId="5C2A7BB8" w14:textId="77777777" w:rsidR="005A5B61" w:rsidRPr="00484039" w:rsidRDefault="005A5B61" w:rsidP="00484039">
      <w:pPr>
        <w:pStyle w:val="References"/>
      </w:pPr>
      <w:proofErr w:type="spellStart"/>
      <w:r w:rsidRPr="00484039">
        <w:t>Carapuco</w:t>
      </w:r>
      <w:proofErr w:type="spellEnd"/>
      <w:r w:rsidRPr="00484039">
        <w:t xml:space="preserve">, J.M.B (2017). Reinforcement Learning Applied to Forex Trading. Técnico </w:t>
      </w:r>
      <w:proofErr w:type="spellStart"/>
      <w:r w:rsidRPr="00484039">
        <w:t>Lisboa</w:t>
      </w:r>
      <w:proofErr w:type="spellEnd"/>
      <w:r w:rsidRPr="00484039">
        <w:t xml:space="preserve">. </w:t>
      </w:r>
      <w:hyperlink r:id="rId31" w:history="1">
        <w:r w:rsidRPr="00484039">
          <w:rPr>
            <w:rStyle w:val="Hyperlink"/>
            <w:color w:val="000000"/>
            <w:u w:val="none"/>
          </w:rPr>
          <w:t>https://www.sciencedirect.com/science/article/abs/pii/S1568494618305349</w:t>
        </w:r>
      </w:hyperlink>
      <w:r w:rsidRPr="00484039">
        <w:t xml:space="preserve"> </w:t>
      </w:r>
    </w:p>
    <w:p w14:paraId="64D9213A" w14:textId="77777777" w:rsidR="005A5B61" w:rsidRPr="00484039" w:rsidRDefault="005A5B61" w:rsidP="00484039">
      <w:pPr>
        <w:pStyle w:val="References"/>
      </w:pPr>
      <w:proofErr w:type="spellStart"/>
      <w:r w:rsidRPr="00484039">
        <w:lastRenderedPageBreak/>
        <w:t>Chihab</w:t>
      </w:r>
      <w:proofErr w:type="spellEnd"/>
      <w:r w:rsidRPr="00484039">
        <w:t xml:space="preserve">, Y., </w:t>
      </w:r>
      <w:proofErr w:type="spellStart"/>
      <w:r w:rsidRPr="00484039">
        <w:t>Bousbaa</w:t>
      </w:r>
      <w:proofErr w:type="spellEnd"/>
      <w:r w:rsidRPr="00484039">
        <w:t xml:space="preserve">, Z., </w:t>
      </w:r>
      <w:proofErr w:type="spellStart"/>
      <w:r w:rsidRPr="00484039">
        <w:t>Chihab</w:t>
      </w:r>
      <w:proofErr w:type="spellEnd"/>
      <w:r w:rsidRPr="00484039">
        <w:t xml:space="preserve">, M., </w:t>
      </w:r>
      <w:proofErr w:type="spellStart"/>
      <w:r w:rsidRPr="00484039">
        <w:t>Bencharef</w:t>
      </w:r>
      <w:proofErr w:type="spellEnd"/>
      <w:r w:rsidRPr="00484039">
        <w:t xml:space="preserve">, O. &amp; Ziti, S. (2019). Algo-Trading Strategy for Intraweek Foreign Exchange Speculation Based on Random Forest and </w:t>
      </w:r>
      <w:proofErr w:type="spellStart"/>
      <w:r w:rsidRPr="00484039">
        <w:t>Probit</w:t>
      </w:r>
      <w:proofErr w:type="spellEnd"/>
      <w:r w:rsidRPr="00484039">
        <w:t xml:space="preserve"> Regression. </w:t>
      </w:r>
      <w:hyperlink r:id="rId32" w:history="1">
        <w:r w:rsidRPr="00484039">
          <w:rPr>
            <w:rStyle w:val="Hyperlink"/>
            <w:color w:val="000000"/>
            <w:u w:val="none"/>
          </w:rPr>
          <w:t>https://www.hindawi.com/journals/acisc/2019/8342461/</w:t>
        </w:r>
      </w:hyperlink>
      <w:r w:rsidRPr="00484039">
        <w:t xml:space="preserve"> </w:t>
      </w:r>
    </w:p>
    <w:p w14:paraId="78DC90AC" w14:textId="77777777" w:rsidR="00DB756C" w:rsidRDefault="005A5B61" w:rsidP="00484039">
      <w:pPr>
        <w:pStyle w:val="References"/>
        <w:rPr>
          <w:rStyle w:val="Hyperlink"/>
          <w:color w:val="000000"/>
          <w:u w:val="none"/>
        </w:rPr>
      </w:pPr>
      <w:r w:rsidRPr="00484039">
        <w:t xml:space="preserve">Deng, S. &amp; Sakurai, A. (2014). Short-term foreign exchange rate trading based on the support/resistance level of </w:t>
      </w:r>
      <w:proofErr w:type="spellStart"/>
      <w:r w:rsidRPr="00484039">
        <w:t>Ichimoku</w:t>
      </w:r>
      <w:proofErr w:type="spellEnd"/>
      <w:r w:rsidRPr="00484039">
        <w:t xml:space="preserve"> </w:t>
      </w:r>
      <w:proofErr w:type="spellStart"/>
      <w:r w:rsidRPr="00484039">
        <w:t>Kinkohyo</w:t>
      </w:r>
      <w:proofErr w:type="spellEnd"/>
      <w:r w:rsidRPr="00484039">
        <w:t xml:space="preserve">. Institute of Electrical and Electronics Engineers. </w:t>
      </w:r>
      <w:hyperlink r:id="rId33" w:history="1">
        <w:r w:rsidRPr="00484039">
          <w:rPr>
            <w:rStyle w:val="Hyperlink"/>
            <w:color w:val="000000"/>
            <w:u w:val="none"/>
          </w:rPr>
          <w:t>https://ieeexplore.ieee.org/abstract/document/6948127</w:t>
        </w:r>
      </w:hyperlink>
    </w:p>
    <w:p w14:paraId="40A7182F" w14:textId="517930B4" w:rsidR="005A5B61" w:rsidRDefault="00DB756C" w:rsidP="00484039">
      <w:pPr>
        <w:pStyle w:val="References"/>
      </w:pPr>
      <w:r>
        <w:rPr>
          <w:rStyle w:val="Hyperlink"/>
          <w:color w:val="000000"/>
          <w:u w:val="none"/>
        </w:rPr>
        <w:t xml:space="preserve">Ernst, D.  </w:t>
      </w:r>
      <w:proofErr w:type="spellStart"/>
      <w:r>
        <w:rPr>
          <w:rStyle w:val="Hyperlink"/>
          <w:color w:val="000000"/>
          <w:u w:val="none"/>
        </w:rPr>
        <w:t>Geurts</w:t>
      </w:r>
      <w:proofErr w:type="spellEnd"/>
      <w:r>
        <w:rPr>
          <w:rStyle w:val="Hyperlink"/>
          <w:color w:val="000000"/>
          <w:u w:val="none"/>
        </w:rPr>
        <w:t xml:space="preserve">, P. &amp; </w:t>
      </w:r>
      <w:proofErr w:type="spellStart"/>
      <w:r>
        <w:rPr>
          <w:rStyle w:val="Hyperlink"/>
          <w:color w:val="000000"/>
          <w:u w:val="none"/>
        </w:rPr>
        <w:t>Wehenkel</w:t>
      </w:r>
      <w:proofErr w:type="spellEnd"/>
      <w:r>
        <w:rPr>
          <w:rStyle w:val="Hyperlink"/>
          <w:color w:val="000000"/>
          <w:u w:val="none"/>
        </w:rPr>
        <w:t xml:space="preserve">, L. (2006). </w:t>
      </w:r>
      <w:r w:rsidRPr="00DB756C">
        <w:rPr>
          <w:rStyle w:val="Hyperlink"/>
          <w:color w:val="000000"/>
          <w:u w:val="none"/>
        </w:rPr>
        <w:t>Extremely randomized trees</w:t>
      </w:r>
      <w:r>
        <w:rPr>
          <w:rStyle w:val="Hyperlink"/>
          <w:color w:val="000000"/>
          <w:u w:val="none"/>
        </w:rPr>
        <w:t xml:space="preserve">. </w:t>
      </w:r>
      <w:r w:rsidRPr="00DB756C">
        <w:rPr>
          <w:rStyle w:val="Hyperlink"/>
          <w:color w:val="000000"/>
          <w:u w:val="none"/>
        </w:rPr>
        <w:t>https://link.springer.com/content/pdf/10.1007/s10994-006-6226-1.pdf</w:t>
      </w:r>
      <w:r>
        <w:rPr>
          <w:rStyle w:val="Hyperlink"/>
          <w:color w:val="000000"/>
          <w:u w:val="none"/>
        </w:rPr>
        <w:t xml:space="preserve"> </w:t>
      </w:r>
    </w:p>
    <w:p w14:paraId="6557AD19" w14:textId="77777777" w:rsidR="006B7E48" w:rsidRPr="00484039" w:rsidRDefault="006B7E48" w:rsidP="00484039">
      <w:pPr>
        <w:pStyle w:val="References"/>
      </w:pPr>
      <w:r>
        <w:t xml:space="preserve">Gandhi, Rohith (2018). </w:t>
      </w:r>
      <w:r w:rsidRPr="006B7E48">
        <w:t>Naive Bayes Classifier</w:t>
      </w:r>
      <w:r>
        <w:t xml:space="preserve">. </w:t>
      </w:r>
      <w:r w:rsidRPr="006B7E48">
        <w:t>https://towardsdatascience.com/naive-bayes-classifier-81d512f50a7c</w:t>
      </w:r>
      <w:r>
        <w:t xml:space="preserve"> </w:t>
      </w:r>
    </w:p>
    <w:p w14:paraId="6F9872BE" w14:textId="314E52E4" w:rsidR="005A5B61" w:rsidRPr="00484039" w:rsidRDefault="005A5B61" w:rsidP="00484039">
      <w:pPr>
        <w:pStyle w:val="References"/>
      </w:pPr>
      <w:r w:rsidRPr="00484039">
        <w:t xml:space="preserve">Hamilton, A. (2018). Understanding Exchange Rates and Why They Are Important. Bulletin -December 2018 | Finance. </w:t>
      </w:r>
      <w:hyperlink r:id="rId34" w:history="1">
        <w:r w:rsidRPr="00484039">
          <w:rPr>
            <w:rStyle w:val="Hyperlink"/>
            <w:color w:val="000000"/>
            <w:u w:val="none"/>
          </w:rPr>
          <w:t>https://www.rba.gov.au/publications/bulletin/2018/dec/understanding-exchange-rates-and-why-they-are-important.html</w:t>
        </w:r>
      </w:hyperlink>
    </w:p>
    <w:p w14:paraId="4676DAFC" w14:textId="77777777" w:rsidR="005A5B61" w:rsidRPr="00484039" w:rsidRDefault="005A5B61" w:rsidP="00484039">
      <w:pPr>
        <w:pStyle w:val="References"/>
      </w:pPr>
      <w:r w:rsidRPr="00484039">
        <w:t xml:space="preserve">Hobson, M.P. (2011). Technical Analysis. Cavendish Astrophysics, University of Cambridge. </w:t>
      </w:r>
      <w:hyperlink r:id="rId35" w:history="1">
        <w:r w:rsidRPr="00484039">
          <w:rPr>
            <w:rStyle w:val="Hyperlink"/>
            <w:color w:val="000000"/>
            <w:u w:val="none"/>
          </w:rPr>
          <w:t>http://www.mrao.cam.ac.uk/~mph/Technical_Analysis.pdf</w:t>
        </w:r>
      </w:hyperlink>
      <w:r w:rsidRPr="00484039">
        <w:t xml:space="preserve">  </w:t>
      </w:r>
    </w:p>
    <w:p w14:paraId="58BBC80B" w14:textId="77777777" w:rsidR="005A5B61" w:rsidRDefault="005A5B61" w:rsidP="00484039">
      <w:pPr>
        <w:pStyle w:val="References"/>
      </w:pPr>
      <w:proofErr w:type="spellStart"/>
      <w:r w:rsidRPr="00484039">
        <w:t>Hryshko</w:t>
      </w:r>
      <w:proofErr w:type="spellEnd"/>
      <w:r w:rsidRPr="00484039">
        <w:t xml:space="preserve">, A. &amp; Downs, T. (2004). System for foreign exchange trading using genetic algorithms and reinforcement learning. International Journal of Systems Science 35(13). </w:t>
      </w:r>
      <w:hyperlink r:id="rId36" w:history="1">
        <w:r w:rsidRPr="00484039">
          <w:rPr>
            <w:rStyle w:val="Hyperlink"/>
            <w:color w:val="000000"/>
            <w:u w:val="none"/>
          </w:rPr>
          <w:t>https://www.researchgate.net/publication/43447963_System_for_foreign_exchange_trading_using_genetic_algorithms_and_reinforcement_learning</w:t>
        </w:r>
      </w:hyperlink>
      <w:r w:rsidRPr="00484039">
        <w:t xml:space="preserve">  </w:t>
      </w:r>
    </w:p>
    <w:p w14:paraId="36F62750" w14:textId="77777777" w:rsidR="00CA516F" w:rsidRDefault="00CA516F" w:rsidP="00CA516F">
      <w:pPr>
        <w:pStyle w:val="References"/>
      </w:pPr>
      <w:proofErr w:type="spellStart"/>
      <w:r>
        <w:t>Jaadi</w:t>
      </w:r>
      <w:proofErr w:type="spellEnd"/>
      <w:r>
        <w:t xml:space="preserve">, Z. (2020). A Step by Step Explanation of Principal Component Analysis. </w:t>
      </w:r>
      <w:r w:rsidRPr="00CA516F">
        <w:t>https://builtin.com/data-science/step-step-explanation-principal-component-analysis</w:t>
      </w:r>
    </w:p>
    <w:p w14:paraId="1B3FECAA" w14:textId="77777777" w:rsidR="005A5B61" w:rsidRDefault="005A5B61" w:rsidP="00484039">
      <w:pPr>
        <w:pStyle w:val="References"/>
      </w:pPr>
      <w:proofErr w:type="spellStart"/>
      <w:r w:rsidRPr="00484039">
        <w:t>Ilic</w:t>
      </w:r>
      <w:proofErr w:type="spellEnd"/>
      <w:r w:rsidRPr="00484039">
        <w:t xml:space="preserve">, V. &amp; </w:t>
      </w:r>
      <w:proofErr w:type="spellStart"/>
      <w:r w:rsidRPr="00484039">
        <w:t>Brtka</w:t>
      </w:r>
      <w:proofErr w:type="spellEnd"/>
      <w:r w:rsidRPr="00484039">
        <w:t xml:space="preserve">, V. (2011). Evaluation of algorithmic strategies for trading on foreign exchange market. Information and Communication Technologies for Small and Medium Enterprises (ICT-SME’s2011). </w:t>
      </w:r>
      <w:hyperlink r:id="rId37" w:history="1">
        <w:r w:rsidRPr="00484039">
          <w:rPr>
            <w:rStyle w:val="Hyperlink"/>
            <w:color w:val="000000"/>
            <w:u w:val="none"/>
          </w:rPr>
          <w:t>https://www.researchgate.net/publication/299287406_Evaluation_of_algorithmic_strategies_for_trading_on_foreign_exchange_market</w:t>
        </w:r>
      </w:hyperlink>
      <w:r w:rsidRPr="00484039">
        <w:t xml:space="preserve"> </w:t>
      </w:r>
    </w:p>
    <w:p w14:paraId="7E67015B" w14:textId="306DD5DB" w:rsidR="00F463AF" w:rsidRPr="00573911" w:rsidRDefault="00F463AF" w:rsidP="002D4C26">
      <w:pPr>
        <w:pStyle w:val="References"/>
        <w:rPr>
          <w:rFonts w:eastAsia="Times New Roman"/>
        </w:rPr>
      </w:pPr>
      <w:r w:rsidRPr="00F463AF">
        <w:t xml:space="preserve">Khandelwal, </w:t>
      </w:r>
      <w:proofErr w:type="gramStart"/>
      <w:r w:rsidRPr="00F463AF">
        <w:t>P.(</w:t>
      </w:r>
      <w:proofErr w:type="gramEnd"/>
      <w:r w:rsidRPr="00F463AF">
        <w:t>2017). Which algorithm takes the crown: Light GBM vs XGBOOST?</w:t>
      </w:r>
      <w:r>
        <w:t xml:space="preserve"> </w:t>
      </w:r>
      <w:r w:rsidR="00DE4ED0" w:rsidRPr="00DE4ED0">
        <w:t>https://www.analyticsvidhya.com/blog/2017/06/which-algorithm-takes-the-crown-light-gbm-vs-xgboost/</w:t>
      </w:r>
    </w:p>
    <w:p w14:paraId="50AC0AD3" w14:textId="77777777" w:rsidR="005A5B61" w:rsidRPr="00484039" w:rsidRDefault="005A5B61" w:rsidP="00484039">
      <w:pPr>
        <w:pStyle w:val="References"/>
      </w:pPr>
      <w:r w:rsidRPr="00484039">
        <w:t xml:space="preserve">Lane, George C. (1990). Lane’s Stochastics. Stocks &amp; Commodities V. 2:3 (87-90). </w:t>
      </w:r>
      <w:hyperlink r:id="rId38" w:history="1">
        <w:r w:rsidRPr="00484039">
          <w:rPr>
            <w:rStyle w:val="Hyperlink"/>
            <w:color w:val="000000"/>
            <w:u w:val="none"/>
          </w:rPr>
          <w:t>https://www.forexfactory.com/attachment.php/1410270?attachmentid=1410270&amp;d=1397915452</w:t>
        </w:r>
      </w:hyperlink>
      <w:r w:rsidRPr="00484039">
        <w:t xml:space="preserve">  </w:t>
      </w:r>
    </w:p>
    <w:p w14:paraId="732829C6" w14:textId="77777777" w:rsidR="005A5B61" w:rsidRPr="00484039" w:rsidRDefault="005A5B61" w:rsidP="00484039">
      <w:pPr>
        <w:pStyle w:val="References"/>
      </w:pPr>
      <w:proofErr w:type="spellStart"/>
      <w:r w:rsidRPr="00484039">
        <w:t>Lashinski</w:t>
      </w:r>
      <w:proofErr w:type="spellEnd"/>
      <w:r w:rsidRPr="00484039">
        <w:t xml:space="preserve">, V. (2008). </w:t>
      </w:r>
      <w:proofErr w:type="spellStart"/>
      <w:r w:rsidRPr="00484039">
        <w:t>Ichimoku</w:t>
      </w:r>
      <w:proofErr w:type="spellEnd"/>
      <w:r w:rsidRPr="00484039">
        <w:t xml:space="preserve"> Kinko Hyo, P.42 to 49. Journal of Technical Analysis 2008 Summer / Fall, Issue 65. Market Technicians Association, </w:t>
      </w:r>
      <w:proofErr w:type="gramStart"/>
      <w:r w:rsidRPr="00484039">
        <w:t>Inc..</w:t>
      </w:r>
      <w:proofErr w:type="gramEnd"/>
      <w:r w:rsidRPr="00484039">
        <w:t xml:space="preserve"> </w:t>
      </w:r>
      <w:hyperlink r:id="rId39" w:history="1">
        <w:r w:rsidRPr="00484039">
          <w:rPr>
            <w:rStyle w:val="Hyperlink"/>
            <w:color w:val="000000"/>
            <w:u w:val="none"/>
          </w:rPr>
          <w:t>https://www.yumpu.com/en/document/read/11279567/journal-of-technical-analysis-market-technicians-association</w:t>
        </w:r>
      </w:hyperlink>
      <w:r w:rsidRPr="00484039">
        <w:t xml:space="preserve"> </w:t>
      </w:r>
    </w:p>
    <w:p w14:paraId="66D78B10" w14:textId="77777777" w:rsidR="008B5B77" w:rsidRDefault="008B5B77" w:rsidP="00484039">
      <w:pPr>
        <w:pStyle w:val="References"/>
      </w:pPr>
      <w:r w:rsidRPr="00484039">
        <w:rPr>
          <w:rStyle w:val="FootnoteReference"/>
          <w:rFonts w:hint="eastAsia"/>
          <w:vertAlign w:val="baseline"/>
        </w:rPr>
        <w:t>M</w:t>
      </w:r>
      <w:r w:rsidRPr="00484039">
        <w:rPr>
          <w:rStyle w:val="FootnoteReference"/>
          <w:vertAlign w:val="baseline"/>
        </w:rPr>
        <w:t xml:space="preserve">achine Learning Guide (2018). Google. </w:t>
      </w:r>
      <w:hyperlink r:id="rId40" w:history="1">
        <w:r w:rsidRPr="00484039">
          <w:rPr>
            <w:rStyle w:val="FootnoteReference"/>
            <w:vertAlign w:val="baseline"/>
          </w:rPr>
          <w:t>https://developers.google.com/machine-learning/guides/text-classification</w:t>
        </w:r>
      </w:hyperlink>
    </w:p>
    <w:p w14:paraId="75FEC1A5" w14:textId="77777777" w:rsidR="002F3F3F" w:rsidRDefault="002F3F3F" w:rsidP="002F3F3F">
      <w:pPr>
        <w:pStyle w:val="References"/>
      </w:pPr>
      <w:proofErr w:type="spellStart"/>
      <w:r>
        <w:t>Maitah</w:t>
      </w:r>
      <w:proofErr w:type="spellEnd"/>
      <w:r>
        <w:t xml:space="preserve">, M., </w:t>
      </w:r>
      <w:proofErr w:type="spellStart"/>
      <w:r>
        <w:t>Prochazka</w:t>
      </w:r>
      <w:proofErr w:type="spellEnd"/>
      <w:r>
        <w:t xml:space="preserve">, P., Cermak, M. &amp; </w:t>
      </w:r>
      <w:proofErr w:type="spellStart"/>
      <w:r>
        <w:t>Šrédl</w:t>
      </w:r>
      <w:proofErr w:type="spellEnd"/>
      <w:r>
        <w:t xml:space="preserve">, K. (2016). Commodity Channel Index: Evaluation of Trading Rule of Agricultural Commodities. International Journal of </w:t>
      </w:r>
      <w:r>
        <w:lastRenderedPageBreak/>
        <w:t>Economics and Financial Issues, 2016, 6(1), 176-178.  http://www.econjournals.com/index.php/ijefi/article/download/1648/pdf</w:t>
      </w:r>
    </w:p>
    <w:p w14:paraId="4957D92B" w14:textId="77777777" w:rsidR="005A5B61" w:rsidRDefault="005A5B61" w:rsidP="00484039">
      <w:pPr>
        <w:pStyle w:val="References"/>
      </w:pPr>
      <w:r w:rsidRPr="00484039">
        <w:t xml:space="preserve">Marek, P. &amp; Markova, V. (2020). Optimization and Testing of Money Flow Index. 19th Conference of Applied Mathematics. </w:t>
      </w:r>
      <w:hyperlink r:id="rId41" w:history="1">
        <w:r w:rsidRPr="00484039">
          <w:rPr>
            <w:rStyle w:val="Hyperlink"/>
            <w:color w:val="000000"/>
            <w:u w:val="none"/>
          </w:rPr>
          <w:t>https://www.researchgate.net/publication/339029303_Optimization_and_Testing_of_Money_Flow_Index</w:t>
        </w:r>
      </w:hyperlink>
      <w:r w:rsidRPr="00484039">
        <w:t xml:space="preserve">  </w:t>
      </w:r>
    </w:p>
    <w:p w14:paraId="4A3314C5" w14:textId="77777777" w:rsidR="005A5B61" w:rsidRPr="00484039" w:rsidRDefault="005A5B61" w:rsidP="00484039">
      <w:pPr>
        <w:pStyle w:val="References"/>
      </w:pPr>
      <w:r w:rsidRPr="00484039">
        <w:t>Murphy, J. (1999). Technical analysis of the financial markets. Larry Williams % R, Point and Figure Charting, ISBN 0-7352-0066-1.</w:t>
      </w:r>
    </w:p>
    <w:p w14:paraId="24B0B4B7" w14:textId="77777777" w:rsidR="005A5B61" w:rsidRPr="00484039" w:rsidRDefault="005A5B61" w:rsidP="00484039">
      <w:pPr>
        <w:pStyle w:val="References"/>
      </w:pPr>
      <w:proofErr w:type="spellStart"/>
      <w:r w:rsidRPr="00484039">
        <w:t>Nasution</w:t>
      </w:r>
      <w:proofErr w:type="spellEnd"/>
      <w:r w:rsidRPr="00484039">
        <w:t xml:space="preserve">, Bona P., &amp; </w:t>
      </w:r>
      <w:proofErr w:type="spellStart"/>
      <w:r w:rsidRPr="00484039">
        <w:t>Agah</w:t>
      </w:r>
      <w:proofErr w:type="spellEnd"/>
      <w:r w:rsidRPr="00484039">
        <w:t xml:space="preserve">, A. (2000). Currency Exchange Rate Forecasting with Neural Networks. Journal of Intelligent Systems 10.3. </w:t>
      </w:r>
      <w:hyperlink r:id="rId42" w:history="1">
        <w:r w:rsidRPr="00484039">
          <w:rPr>
            <w:rStyle w:val="Hyperlink"/>
            <w:color w:val="000000"/>
            <w:u w:val="none"/>
          </w:rPr>
          <w:t>https://www.degruyter.com/view/journals/jisys/10/3/article-p219.xml</w:t>
        </w:r>
      </w:hyperlink>
      <w:r w:rsidRPr="00484039">
        <w:t xml:space="preserve"> </w:t>
      </w:r>
    </w:p>
    <w:p w14:paraId="2A11A095" w14:textId="77777777" w:rsidR="005A5B61" w:rsidRDefault="005A5B61" w:rsidP="00484039">
      <w:pPr>
        <w:pStyle w:val="References"/>
      </w:pPr>
      <w:r w:rsidRPr="00484039">
        <w:t xml:space="preserve">Neely, Christopher J. &amp; Weller, Paul A. (2011). Technical Analysis in the Foreign Exchange Market. Working Paper 2011-001B, Research Division, Federal Reserve Bank of St. Louis. </w:t>
      </w:r>
      <w:hyperlink r:id="rId43" w:history="1">
        <w:r w:rsidRPr="00484039">
          <w:rPr>
            <w:rStyle w:val="Hyperlink"/>
            <w:color w:val="000000"/>
            <w:u w:val="none"/>
          </w:rPr>
          <w:t>http://research.stlouisfed.org/wp/2011/2011-001.pdf</w:t>
        </w:r>
      </w:hyperlink>
      <w:r w:rsidRPr="00484039">
        <w:t xml:space="preserve">  </w:t>
      </w:r>
    </w:p>
    <w:p w14:paraId="15DE0B79" w14:textId="3F4E91D1" w:rsidR="00A82D84" w:rsidRPr="00DE4ED0" w:rsidRDefault="00A82D84" w:rsidP="00DE4ED0">
      <w:pPr>
        <w:pStyle w:val="References"/>
        <w:rPr>
          <w:rFonts w:eastAsia="Times New Roman"/>
        </w:rPr>
      </w:pPr>
      <w:r>
        <w:t xml:space="preserve">Nishida, K. (2017). Introduction to Extreme Gradient Boosting in Exploratory. </w:t>
      </w:r>
      <w:r w:rsidR="00DE4ED0" w:rsidRPr="00DE4ED0">
        <w:t>https://blog.exploratory.io/introduction-to-extreme-gradient-boosting-in-exploratory-7bbec554ac7</w:t>
      </w:r>
    </w:p>
    <w:p w14:paraId="026AE4D9" w14:textId="77777777" w:rsidR="005A5B61" w:rsidRPr="00484039" w:rsidRDefault="005A5B61" w:rsidP="00484039">
      <w:pPr>
        <w:pStyle w:val="References"/>
      </w:pPr>
      <w:proofErr w:type="spellStart"/>
      <w:r w:rsidRPr="00484039">
        <w:t>Okunev</w:t>
      </w:r>
      <w:proofErr w:type="spellEnd"/>
      <w:r w:rsidRPr="00484039">
        <w:t xml:space="preserve">, J. &amp; White, Derek (2001). Do Momentum Based Strategies Still Work In Foreign Currency </w:t>
      </w:r>
      <w:proofErr w:type="gramStart"/>
      <w:r w:rsidRPr="00484039">
        <w:t>Markets?.</w:t>
      </w:r>
      <w:proofErr w:type="gramEnd"/>
      <w:r w:rsidRPr="00484039">
        <w:t xml:space="preserve"> </w:t>
      </w:r>
      <w:hyperlink r:id="rId44" w:history="1">
        <w:r w:rsidRPr="00484039">
          <w:rPr>
            <w:rStyle w:val="Hyperlink"/>
            <w:color w:val="000000"/>
            <w:u w:val="none"/>
          </w:rPr>
          <w:t>http://wwwdocs.fce.unsw.edu.au/banking/workpap/currency.pdf</w:t>
        </w:r>
      </w:hyperlink>
      <w:r w:rsidRPr="00484039">
        <w:t xml:space="preserve"> </w:t>
      </w:r>
    </w:p>
    <w:p w14:paraId="59DA072D" w14:textId="77777777" w:rsidR="005A5B61" w:rsidRPr="00484039" w:rsidRDefault="005A5B61" w:rsidP="00484039">
      <w:pPr>
        <w:pStyle w:val="References"/>
      </w:pPr>
      <w:r w:rsidRPr="00484039">
        <w:t xml:space="preserve">Rohrbach, J., </w:t>
      </w:r>
      <w:proofErr w:type="spellStart"/>
      <w:r w:rsidRPr="00484039">
        <w:t>Suremann</w:t>
      </w:r>
      <w:proofErr w:type="spellEnd"/>
      <w:r w:rsidRPr="00484039">
        <w:t xml:space="preserve">, S. &amp; </w:t>
      </w:r>
      <w:proofErr w:type="spellStart"/>
      <w:r w:rsidRPr="00484039">
        <w:t>Osterrieder</w:t>
      </w:r>
      <w:proofErr w:type="spellEnd"/>
      <w:r w:rsidRPr="00484039">
        <w:t xml:space="preserve">, J. (2017). Momentum and Trend Following Trading Strategies for Currencies Revisited - Combining Academia and Industry. Zurich University of Applied Sciences. Zurich University of Applied Sciences. </w:t>
      </w:r>
      <w:hyperlink r:id="rId45" w:history="1">
        <w:r w:rsidRPr="00484039">
          <w:rPr>
            <w:rStyle w:val="Hyperlink"/>
            <w:color w:val="000000"/>
            <w:u w:val="none"/>
          </w:rPr>
          <w:t>https://papers.ssrn.com/sol3/papers.cfm?abstract_id=2949379</w:t>
        </w:r>
      </w:hyperlink>
      <w:r w:rsidRPr="00484039">
        <w:t xml:space="preserve">  </w:t>
      </w:r>
    </w:p>
    <w:p w14:paraId="1C521D3C" w14:textId="77777777" w:rsidR="007513CD" w:rsidRDefault="007513CD" w:rsidP="007513CD">
      <w:pPr>
        <w:pStyle w:val="References"/>
      </w:pPr>
      <w:r>
        <w:t>Prado, M. L. D. (2018). Section 5 Fractionally Differentiated Features. Advances in Financial Machine Learning. ISBN 978-1-119-48211-6</w:t>
      </w:r>
    </w:p>
    <w:p w14:paraId="15384B5C" w14:textId="77777777" w:rsidR="007513CD" w:rsidRDefault="007513CD" w:rsidP="007513CD">
      <w:pPr>
        <w:pStyle w:val="References"/>
      </w:pPr>
      <w:r>
        <w:t xml:space="preserve">  Prado, M. L. D. (2018). Section 3.4 The Triple-Barrier Method. Advances in Financial Machine Learning. ISBN 978-1-119-48211-6</w:t>
      </w:r>
    </w:p>
    <w:p w14:paraId="2BAFC39E" w14:textId="77777777" w:rsidR="007513CD" w:rsidRDefault="007513CD" w:rsidP="007513CD">
      <w:pPr>
        <w:pStyle w:val="References"/>
      </w:pPr>
      <w:r>
        <w:t xml:space="preserve">  Prado, M.L.D. (2018). The 10 Reasons Most Machine Learning Funds Fail. http://www.smallake.kr/wp-content/uploads/2018/07/SSRN-id3104816.pdf</w:t>
      </w:r>
    </w:p>
    <w:p w14:paraId="10F04AE9" w14:textId="77777777" w:rsidR="005A5B61" w:rsidRPr="00484039" w:rsidRDefault="005A5B61" w:rsidP="00484039">
      <w:pPr>
        <w:pStyle w:val="References"/>
      </w:pPr>
      <w:proofErr w:type="spellStart"/>
      <w:r w:rsidRPr="00484039">
        <w:t>Pukthuanthong</w:t>
      </w:r>
      <w:proofErr w:type="spellEnd"/>
      <w:r w:rsidRPr="00484039">
        <w:t xml:space="preserve">-Le, K. and Thomas III (2008), Lee R. </w:t>
      </w:r>
      <w:proofErr w:type="gramStart"/>
      <w:r w:rsidRPr="00484039">
        <w:t>Weak</w:t>
      </w:r>
      <w:proofErr w:type="gramEnd"/>
      <w:r w:rsidRPr="00484039">
        <w:t xml:space="preserve">-Form Efficiency in Currency Markets., Financial Analysts Journal 64(3). </w:t>
      </w:r>
      <w:hyperlink r:id="rId46" w:history="1">
        <w:r w:rsidRPr="00484039">
          <w:rPr>
            <w:rStyle w:val="Hyperlink"/>
            <w:color w:val="000000"/>
            <w:u w:val="none"/>
          </w:rPr>
          <w:t>https://www.researchgate.net/publication/228258482_Weak-Form_Efficiency_in_Currency_Markets</w:t>
        </w:r>
      </w:hyperlink>
      <w:r w:rsidRPr="00484039">
        <w:t xml:space="preserve"> </w:t>
      </w:r>
    </w:p>
    <w:p w14:paraId="6D767D32" w14:textId="77777777" w:rsidR="005A5B61" w:rsidRDefault="005A5B61" w:rsidP="00484039">
      <w:pPr>
        <w:pStyle w:val="References"/>
      </w:pPr>
      <w:proofErr w:type="spellStart"/>
      <w:r w:rsidRPr="00484039">
        <w:t>Pukthuanthong</w:t>
      </w:r>
      <w:proofErr w:type="spellEnd"/>
      <w:r w:rsidRPr="00484039">
        <w:t xml:space="preserve">-Le, K., </w:t>
      </w:r>
      <w:proofErr w:type="spellStart"/>
      <w:r w:rsidRPr="00484039">
        <w:t>Levich</w:t>
      </w:r>
      <w:proofErr w:type="spellEnd"/>
      <w:r w:rsidRPr="00484039">
        <w:t xml:space="preserve">, R.M. &amp; Thomas III, </w:t>
      </w:r>
      <w:proofErr w:type="spellStart"/>
      <w:r w:rsidRPr="00484039">
        <w:t>Lee.R</w:t>
      </w:r>
      <w:proofErr w:type="spellEnd"/>
      <w:r w:rsidRPr="00484039">
        <w:t xml:space="preserve">. (2006). Do Foreign Exchange Markets Still Trend? The Journal of Portfolio Management 34(1). </w:t>
      </w:r>
      <w:hyperlink r:id="rId47" w:history="1">
        <w:r w:rsidRPr="00484039">
          <w:rPr>
            <w:rStyle w:val="Hyperlink"/>
            <w:color w:val="000000"/>
            <w:u w:val="none"/>
          </w:rPr>
          <w:t>http://people.stern.nyu.edu/rlevich/wp/PLT1.pdf</w:t>
        </w:r>
      </w:hyperlink>
      <w:r w:rsidRPr="00484039">
        <w:t xml:space="preserve">  </w:t>
      </w:r>
    </w:p>
    <w:p w14:paraId="75ADDBF9" w14:textId="77777777" w:rsidR="002F3F3F" w:rsidRDefault="002F3F3F" w:rsidP="002F3F3F">
      <w:pPr>
        <w:pStyle w:val="References"/>
      </w:pPr>
      <w:proofErr w:type="spellStart"/>
      <w:r>
        <w:t>Roudgar</w:t>
      </w:r>
      <w:proofErr w:type="spellEnd"/>
      <w:r>
        <w:t xml:space="preserve">, E. (2012). Forecasting Foreign Exchange Market Trends: Is Technical Analysis Perspective </w:t>
      </w:r>
      <w:proofErr w:type="gramStart"/>
      <w:r>
        <w:t>Successful?.</w:t>
      </w:r>
      <w:proofErr w:type="gramEnd"/>
      <w:r>
        <w:t xml:space="preserve"> Institute of Graduate Studies and Research, Eastern Mediterranean University. http://citeseerx.ist.psu.edu/viewdoc/download?doi=10.1.1.938.1143&amp;rep=rep1&amp;type=pdf</w:t>
      </w:r>
    </w:p>
    <w:p w14:paraId="6A1FD7A5" w14:textId="21A0B3D1" w:rsidR="008E792A" w:rsidRDefault="008E792A" w:rsidP="00484039">
      <w:pPr>
        <w:pStyle w:val="References"/>
      </w:pPr>
      <w:r w:rsidRPr="008E792A">
        <w:lastRenderedPageBreak/>
        <w:t xml:space="preserve">Scikit learn. Plot the decision boundaries of a </w:t>
      </w:r>
      <w:proofErr w:type="spellStart"/>
      <w:r w:rsidRPr="008E792A">
        <w:t>VotingClassifier</w:t>
      </w:r>
      <w:proofErr w:type="spellEnd"/>
      <w:r w:rsidRPr="008E792A">
        <w:t>. https://scikit-learn.org/stable/auto_examples/ensemble/plot_voting_decision_regions.html#sphx-glr-auto-examples-ensemble-plot-voting-decision-regions-py</w:t>
      </w:r>
    </w:p>
    <w:p w14:paraId="11C4C45C" w14:textId="77777777" w:rsidR="008E792A" w:rsidRDefault="008E792A" w:rsidP="008E792A">
      <w:pPr>
        <w:pStyle w:val="References"/>
      </w:pPr>
      <w:r w:rsidRPr="00484039">
        <w:t xml:space="preserve">Song, Y. (2017). A Forex Trading System Using Evolutionary Reinforcement Learning. Worcester Polytechnic Institute. </w:t>
      </w:r>
      <w:hyperlink r:id="rId48" w:history="1">
        <w:r w:rsidRPr="00484039">
          <w:rPr>
            <w:rStyle w:val="Hyperlink"/>
            <w:color w:val="000000"/>
            <w:u w:val="none"/>
          </w:rPr>
          <w:t>https://web.wpi.edu/Pubs/ETD/Available/etd-050117-071501/unrestricted/ysong.pdf</w:t>
        </w:r>
      </w:hyperlink>
      <w:r w:rsidRPr="00484039">
        <w:t xml:space="preserve"> </w:t>
      </w:r>
    </w:p>
    <w:p w14:paraId="5C931620" w14:textId="77777777" w:rsidR="008E792A" w:rsidRDefault="008E792A" w:rsidP="008E792A">
      <w:pPr>
        <w:pStyle w:val="References"/>
        <w:ind w:left="0" w:firstLine="0"/>
      </w:pPr>
    </w:p>
    <w:p w14:paraId="29DCE68E" w14:textId="0473766E" w:rsidR="00255A0B" w:rsidRPr="00484039" w:rsidRDefault="00255A0B" w:rsidP="00484039">
      <w:pPr>
        <w:pStyle w:val="References"/>
      </w:pPr>
      <w:r w:rsidRPr="00255A0B">
        <w:t>Statistical Tables - Interest Rates - Interest Rates and Yields – Money Market – Daily – F1. Reserve Bank of Australia. https://rba.gov.au/statistics/tables/#interest-rates.</w:t>
      </w:r>
    </w:p>
    <w:p w14:paraId="12C7DB61" w14:textId="77777777" w:rsidR="00CD494B" w:rsidRPr="00484039" w:rsidRDefault="00CD494B" w:rsidP="00484039">
      <w:pPr>
        <w:pStyle w:val="References"/>
      </w:pPr>
      <w:r>
        <w:t xml:space="preserve">Swaminathan, S. (2018). </w:t>
      </w:r>
      <w:r w:rsidRPr="00CD494B">
        <w:t>Logistic Regression — Detailed Overview</w:t>
      </w:r>
      <w:r>
        <w:t xml:space="preserve">. </w:t>
      </w:r>
      <w:r w:rsidRPr="00CD494B">
        <w:t>https://towardsdatascience.com/logistic-regression-detailed-overview-46c4da4303bc</w:t>
      </w:r>
    </w:p>
    <w:p w14:paraId="1837DE73" w14:textId="77777777" w:rsidR="005A5B61" w:rsidRPr="00484039" w:rsidRDefault="005A5B61" w:rsidP="00484039">
      <w:pPr>
        <w:pStyle w:val="References"/>
      </w:pPr>
      <w:proofErr w:type="spellStart"/>
      <w:r w:rsidRPr="00484039">
        <w:t>Towmey</w:t>
      </w:r>
      <w:proofErr w:type="spellEnd"/>
      <w:r w:rsidRPr="00484039">
        <w:t>, B. (2012). Inside the Currency Market – Mechanics, Valuation, and Strategies, P.289-290. John Wiley &amp; Sons, Inc, ISBN 978-0-470-95275-7 (hardback); ISBN 978-1-118-14933-1 (</w:t>
      </w:r>
      <w:proofErr w:type="spellStart"/>
      <w:r w:rsidRPr="00484039">
        <w:t>ebk</w:t>
      </w:r>
      <w:proofErr w:type="spellEnd"/>
      <w:r w:rsidRPr="00484039">
        <w:t>); ISBN 978-1-118-14934-8 (</w:t>
      </w:r>
      <w:proofErr w:type="spellStart"/>
      <w:r w:rsidRPr="00484039">
        <w:t>ebk</w:t>
      </w:r>
      <w:proofErr w:type="spellEnd"/>
      <w:r w:rsidRPr="00484039">
        <w:t>); ISBN 978-1-118-14935-5 (</w:t>
      </w:r>
      <w:proofErr w:type="spellStart"/>
      <w:r w:rsidRPr="00484039">
        <w:t>ebk</w:t>
      </w:r>
      <w:proofErr w:type="spellEnd"/>
      <w:r w:rsidRPr="00484039">
        <w:t>).</w:t>
      </w:r>
    </w:p>
    <w:p w14:paraId="325D9CD2" w14:textId="77777777" w:rsidR="005A5B61" w:rsidRPr="00484039" w:rsidRDefault="005A5B61" w:rsidP="00484039">
      <w:pPr>
        <w:pStyle w:val="References"/>
      </w:pPr>
      <w:r w:rsidRPr="00484039">
        <w:t xml:space="preserve">Tsai, Y.C &amp; Wang, C.C. (2018). Deep Reinforcement Learning for Foreign Exchange Trading. </w:t>
      </w:r>
      <w:hyperlink r:id="rId49" w:history="1">
        <w:r w:rsidRPr="00484039">
          <w:rPr>
            <w:rStyle w:val="Hyperlink"/>
            <w:color w:val="000000"/>
            <w:u w:val="none"/>
          </w:rPr>
          <w:t>https://arxiv.org/abs/1908.08036</w:t>
        </w:r>
      </w:hyperlink>
      <w:r w:rsidRPr="00484039">
        <w:t xml:space="preserve"> </w:t>
      </w:r>
    </w:p>
    <w:p w14:paraId="4C560339" w14:textId="77777777" w:rsidR="005A5B61" w:rsidRPr="00484039" w:rsidRDefault="005A5B61" w:rsidP="00484039">
      <w:pPr>
        <w:pStyle w:val="References"/>
      </w:pPr>
      <w:r w:rsidRPr="00484039">
        <w:t xml:space="preserve">Wahlstrom, N. (2020). Lecture 6 – Tree-based methods, Bagging and Random Forests, Statistical Machine Learning, Division of Systems and Control, Department of Information Technology, Uppsala University. </w:t>
      </w:r>
      <w:hyperlink r:id="rId50" w:history="1">
        <w:r w:rsidRPr="00484039">
          <w:rPr>
            <w:rStyle w:val="Hyperlink"/>
            <w:color w:val="000000"/>
            <w:u w:val="none"/>
          </w:rPr>
          <w:t>http://www.it.uu.se/edu/course/homepage/sml/lectures/Lecture6_handout.pdf</w:t>
        </w:r>
      </w:hyperlink>
      <w:r w:rsidRPr="00484039">
        <w:t xml:space="preserve"> </w:t>
      </w:r>
    </w:p>
    <w:p w14:paraId="1AC680DE" w14:textId="77777777" w:rsidR="002F3F3F" w:rsidRDefault="002F3F3F" w:rsidP="002F3F3F">
      <w:pPr>
        <w:pStyle w:val="References"/>
      </w:pPr>
      <w:r w:rsidRPr="002F3F3F">
        <w:t xml:space="preserve">Wholesale interest rates - B2. Reserve Bank of New Zealand. </w:t>
      </w:r>
      <w:hyperlink r:id="rId51" w:history="1">
        <w:r w:rsidRPr="002F3F3F">
          <w:t>https://www.rbnz.govt.nz/statistics/b2</w:t>
        </w:r>
      </w:hyperlink>
    </w:p>
    <w:p w14:paraId="4C4A9259" w14:textId="77777777" w:rsidR="00793B62" w:rsidRPr="00573911" w:rsidRDefault="00793B62" w:rsidP="002D4C26">
      <w:pPr>
        <w:pStyle w:val="References"/>
      </w:pPr>
      <w:r>
        <w:t xml:space="preserve">Willis, O. (2020). </w:t>
      </w:r>
      <w:r w:rsidRPr="00793B62">
        <w:t xml:space="preserve">Australia is flattening the coronavirus curve. But should we try to </w:t>
      </w:r>
      <w:r>
        <w:tab/>
      </w:r>
      <w:r w:rsidRPr="00793B62">
        <w:t>squash it like New Zealand?</w:t>
      </w:r>
      <w:r>
        <w:t xml:space="preserve"> </w:t>
      </w:r>
      <w:hyperlink r:id="rId52" w:history="1">
        <w:r w:rsidR="00F44C41" w:rsidRPr="00F44C41">
          <w:rPr>
            <w:rStyle w:val="Hyperlink"/>
            <w:rFonts w:eastAsia="Times New Roman"/>
          </w:rPr>
          <w:t>https://www.abc.net.au/news/health/2020-04-15/coronavirus-elimination-australia-new-zealand/12150302</w:t>
        </w:r>
      </w:hyperlink>
    </w:p>
    <w:p w14:paraId="3B2143BB" w14:textId="77777777" w:rsidR="005A5B61" w:rsidRPr="00484039" w:rsidRDefault="005A5B61" w:rsidP="00484039">
      <w:pPr>
        <w:pStyle w:val="References"/>
      </w:pPr>
      <w:r w:rsidRPr="00484039">
        <w:t xml:space="preserve">William, L. (2011). Williams Percent R Indicator (%R). Larry Williams CTI Publishing, 2011. </w:t>
      </w:r>
      <w:hyperlink r:id="rId53" w:history="1">
        <w:r w:rsidRPr="00484039">
          <w:rPr>
            <w:rStyle w:val="Hyperlink"/>
            <w:color w:val="000000"/>
            <w:u w:val="none"/>
          </w:rPr>
          <w:t>http://williamspercentr.com/</w:t>
        </w:r>
      </w:hyperlink>
      <w:r w:rsidRPr="00484039">
        <w:t xml:space="preserve">  </w:t>
      </w:r>
    </w:p>
    <w:p w14:paraId="06303B32" w14:textId="77777777" w:rsidR="00CA516F" w:rsidRPr="002D4C26" w:rsidRDefault="005A5B61" w:rsidP="00484039">
      <w:pPr>
        <w:pStyle w:val="References"/>
        <w:rPr>
          <w:rStyle w:val="Hyperlink"/>
          <w:color w:val="000000"/>
          <w:u w:val="none"/>
        </w:rPr>
      </w:pPr>
      <w:r w:rsidRPr="00484039">
        <w:t xml:space="preserve">Yao, J. &amp; Tan, C.L. (2000). A case study on using neural networks to perform technical forecasting of forex. Neurocomputing 34(1-4):79-98. </w:t>
      </w:r>
      <w:hyperlink r:id="rId54" w:history="1">
        <w:r w:rsidRPr="00484039">
          <w:rPr>
            <w:rStyle w:val="Hyperlink"/>
            <w:color w:val="000000"/>
            <w:u w:val="none"/>
          </w:rPr>
          <w:t>https://www.researchgate.net/publication/222517139_A_case_study_on_using_neural_networks_to_perform_technical_forecasting_of_forex</w:t>
        </w:r>
      </w:hyperlink>
    </w:p>
    <w:p w14:paraId="4FB1796E" w14:textId="77777777" w:rsidR="0006631B" w:rsidRDefault="0006631B" w:rsidP="0043607A">
      <w:pPr>
        <w:pStyle w:val="Heading1"/>
        <w:numPr>
          <w:ilvl w:val="0"/>
          <w:numId w:val="12"/>
        </w:numPr>
      </w:pPr>
      <w:r w:rsidRPr="0006631B">
        <w:t>Appendix</w:t>
      </w:r>
    </w:p>
    <w:p w14:paraId="668C5331" w14:textId="77777777" w:rsidR="0066573A" w:rsidRPr="00477827" w:rsidRDefault="0066573A" w:rsidP="003B3BC1">
      <w:pPr>
        <w:pStyle w:val="Heading2"/>
      </w:pPr>
      <w:r>
        <w:t>Code Reference</w:t>
      </w:r>
      <w:r w:rsidRPr="00477827">
        <w:t xml:space="preserve"> </w:t>
      </w:r>
    </w:p>
    <w:p w14:paraId="30605DA9" w14:textId="77777777" w:rsidR="008D5C77" w:rsidRPr="008D5C77" w:rsidRDefault="0066573A" w:rsidP="008D5C77">
      <w:r>
        <w:t xml:space="preserve">This project adopts </w:t>
      </w:r>
      <w:r w:rsidR="00895B71">
        <w:t>collaborative</w:t>
      </w:r>
      <w:r>
        <w:t xml:space="preserve"> GitHub environment and the source code of </w:t>
      </w:r>
      <w:proofErr w:type="spellStart"/>
      <w:r>
        <w:t>Jupyter</w:t>
      </w:r>
      <w:proofErr w:type="spellEnd"/>
      <w:r>
        <w:t xml:space="preserve"> Notebook and Python </w:t>
      </w:r>
      <w:r w:rsidR="008D5C77" w:rsidRPr="008D5C77">
        <w:t xml:space="preserve">code for the project is </w:t>
      </w:r>
      <w:r>
        <w:t>available at</w:t>
      </w:r>
      <w:r w:rsidR="008D5C77" w:rsidRPr="008D5C77">
        <w:t xml:space="preserve"> </w:t>
      </w:r>
      <w:hyperlink r:id="rId55" w:history="1">
        <w:r w:rsidR="008D5C77" w:rsidRPr="008D5C77">
          <w:rPr>
            <w:rStyle w:val="Hyperlink"/>
            <w:rFonts w:eastAsia="Times New Roman"/>
          </w:rPr>
          <w:t>https://github.com/schigrinov/capstone</w:t>
        </w:r>
      </w:hyperlink>
    </w:p>
    <w:p w14:paraId="7BF5F495" w14:textId="77777777" w:rsidR="003609C4" w:rsidRPr="00477827" w:rsidRDefault="003609C4" w:rsidP="003B3BC1">
      <w:pPr>
        <w:pStyle w:val="Heading2"/>
      </w:pPr>
      <w:proofErr w:type="spellStart"/>
      <w:r>
        <w:t>Backtesting</w:t>
      </w:r>
      <w:proofErr w:type="spellEnd"/>
      <w:r>
        <w:t xml:space="preserve"> results</w:t>
      </w:r>
    </w:p>
    <w:p w14:paraId="6025A111" w14:textId="77777777" w:rsidR="009D7AD0" w:rsidRPr="009D7AD0" w:rsidRDefault="009D7AD0" w:rsidP="009D7AD0">
      <w:pPr>
        <w:pStyle w:val="Heading3"/>
      </w:pPr>
      <w:r w:rsidRPr="009D7AD0">
        <w:lastRenderedPageBreak/>
        <w:t>Logistic regressions with 4 principal components with features not applied for fractional differencing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6968"/>
      </w:tblGrid>
      <w:tr w:rsidR="000B6316" w:rsidRPr="00484039" w14:paraId="20E33A9D" w14:textId="77777777" w:rsidTr="002D4C26">
        <w:trPr>
          <w:tblHeader/>
        </w:trPr>
        <w:tc>
          <w:tcPr>
            <w:tcW w:w="988" w:type="dxa"/>
            <w:shd w:val="clear" w:color="auto" w:fill="0070C0"/>
            <w:vAlign w:val="center"/>
          </w:tcPr>
          <w:p w14:paraId="653F064F" w14:textId="77777777" w:rsidR="006B3551" w:rsidRPr="002D4C26" w:rsidRDefault="000B6316" w:rsidP="00F0601E">
            <w:pPr>
              <w:spacing w:after="0" w:line="257" w:lineRule="auto"/>
              <w:jc w:val="center"/>
              <w:rPr>
                <w:b/>
                <w:color w:val="FFFFFF"/>
                <w:sz w:val="18"/>
              </w:rPr>
            </w:pPr>
            <w:r w:rsidRPr="002D4C26">
              <w:rPr>
                <w:b/>
                <w:color w:val="FFFFFF"/>
                <w:sz w:val="18"/>
              </w:rPr>
              <w:t>Currency</w:t>
            </w:r>
          </w:p>
        </w:tc>
        <w:tc>
          <w:tcPr>
            <w:tcW w:w="6968" w:type="dxa"/>
            <w:shd w:val="clear" w:color="auto" w:fill="0070C0"/>
            <w:vAlign w:val="center"/>
          </w:tcPr>
          <w:p w14:paraId="3DE1F791" w14:textId="77777777" w:rsidR="006B3551" w:rsidRPr="002D4C26" w:rsidRDefault="000B6316" w:rsidP="00F0601E">
            <w:pPr>
              <w:spacing w:after="0" w:line="257" w:lineRule="auto"/>
              <w:jc w:val="center"/>
              <w:rPr>
                <w:b/>
                <w:color w:val="FFFFFF"/>
                <w:sz w:val="18"/>
              </w:rPr>
            </w:pPr>
            <w:proofErr w:type="spellStart"/>
            <w:r w:rsidRPr="002D4C26">
              <w:rPr>
                <w:b/>
                <w:color w:val="FFFFFF"/>
                <w:sz w:val="18"/>
              </w:rPr>
              <w:t>Backtesting</w:t>
            </w:r>
            <w:proofErr w:type="spellEnd"/>
            <w:r w:rsidRPr="002D4C26">
              <w:rPr>
                <w:b/>
                <w:color w:val="FFFFFF"/>
                <w:sz w:val="18"/>
              </w:rPr>
              <w:t xml:space="preserve"> results</w:t>
            </w:r>
          </w:p>
        </w:tc>
      </w:tr>
      <w:tr w:rsidR="000B6316" w:rsidRPr="00596C46" w14:paraId="325D809C" w14:textId="77777777" w:rsidTr="004226F4">
        <w:tc>
          <w:tcPr>
            <w:tcW w:w="988" w:type="dxa"/>
            <w:shd w:val="clear" w:color="auto" w:fill="auto"/>
            <w:vAlign w:val="center"/>
          </w:tcPr>
          <w:p w14:paraId="484C50B5" w14:textId="77777777" w:rsidR="006B3551" w:rsidRPr="00F0601E" w:rsidRDefault="000B6316" w:rsidP="00F0601E">
            <w:pPr>
              <w:spacing w:after="0" w:line="240" w:lineRule="auto"/>
              <w:jc w:val="left"/>
              <w:rPr>
                <w:sz w:val="18"/>
                <w:szCs w:val="18"/>
              </w:rPr>
            </w:pPr>
            <w:r w:rsidRPr="00F0601E">
              <w:rPr>
                <w:sz w:val="18"/>
                <w:szCs w:val="18"/>
              </w:rPr>
              <w:t>AUDUSD</w:t>
            </w:r>
          </w:p>
        </w:tc>
        <w:tc>
          <w:tcPr>
            <w:tcW w:w="6968" w:type="dxa"/>
            <w:shd w:val="clear" w:color="auto" w:fill="auto"/>
            <w:vAlign w:val="center"/>
          </w:tcPr>
          <w:p w14:paraId="32C10805" w14:textId="41D06C8A" w:rsidR="006B3551" w:rsidRPr="00F0601E" w:rsidRDefault="004226F4" w:rsidP="00F0601E">
            <w:pPr>
              <w:spacing w:after="0" w:line="240" w:lineRule="auto"/>
              <w:jc w:val="center"/>
              <w:rPr>
                <w:sz w:val="18"/>
                <w:szCs w:val="18"/>
              </w:rPr>
            </w:pPr>
            <w:r>
              <w:rPr>
                <w:noProof/>
              </w:rPr>
              <w:drawing>
                <wp:inline distT="0" distB="0" distL="0" distR="0" wp14:anchorId="73E0C7CA" wp14:editId="115D9289">
                  <wp:extent cx="4287520" cy="5984875"/>
                  <wp:effectExtent l="0" t="0" r="0" b="0"/>
                  <wp:docPr id="71" name="Picture 70">
                    <a:extLst xmlns:a="http://schemas.openxmlformats.org/drawingml/2006/main">
                      <a:ext uri="{FF2B5EF4-FFF2-40B4-BE49-F238E27FC236}">
                        <a16:creationId xmlns:a16="http://schemas.microsoft.com/office/drawing/2014/main" id="{F1F34DA4-C1F7-43B1-9CDB-69D6E1142C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a:extLst>
                              <a:ext uri="{FF2B5EF4-FFF2-40B4-BE49-F238E27FC236}">
                                <a16:creationId xmlns:a16="http://schemas.microsoft.com/office/drawing/2014/main" id="{F1F34DA4-C1F7-43B1-9CDB-69D6E1142CA7}"/>
                              </a:ext>
                            </a:extLs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7520" cy="5984875"/>
                          </a:xfrm>
                          <a:prstGeom prst="rect">
                            <a:avLst/>
                          </a:prstGeom>
                          <a:noFill/>
                        </pic:spPr>
                      </pic:pic>
                    </a:graphicData>
                  </a:graphic>
                </wp:inline>
              </w:drawing>
            </w:r>
          </w:p>
        </w:tc>
      </w:tr>
      <w:tr w:rsidR="000B6316" w:rsidRPr="00596C46" w14:paraId="6E97A10A" w14:textId="77777777" w:rsidTr="004226F4">
        <w:tc>
          <w:tcPr>
            <w:tcW w:w="988" w:type="dxa"/>
            <w:shd w:val="clear" w:color="auto" w:fill="auto"/>
            <w:vAlign w:val="center"/>
          </w:tcPr>
          <w:p w14:paraId="481B9D83" w14:textId="77777777" w:rsidR="006B3551" w:rsidRPr="00F0601E" w:rsidRDefault="000B6316" w:rsidP="00F0601E">
            <w:pPr>
              <w:spacing w:after="0" w:line="240" w:lineRule="auto"/>
              <w:jc w:val="left"/>
              <w:rPr>
                <w:sz w:val="18"/>
                <w:szCs w:val="18"/>
              </w:rPr>
            </w:pPr>
            <w:r w:rsidRPr="00F0601E">
              <w:rPr>
                <w:sz w:val="18"/>
                <w:szCs w:val="18"/>
              </w:rPr>
              <w:lastRenderedPageBreak/>
              <w:t>AUDCAD</w:t>
            </w:r>
          </w:p>
        </w:tc>
        <w:tc>
          <w:tcPr>
            <w:tcW w:w="6968" w:type="dxa"/>
            <w:shd w:val="clear" w:color="auto" w:fill="auto"/>
            <w:vAlign w:val="center"/>
          </w:tcPr>
          <w:p w14:paraId="6676974F" w14:textId="0048A815" w:rsidR="006B3551" w:rsidRPr="00F0601E" w:rsidRDefault="004226F4" w:rsidP="00F0601E">
            <w:pPr>
              <w:spacing w:after="0" w:line="240" w:lineRule="auto"/>
              <w:jc w:val="center"/>
              <w:rPr>
                <w:sz w:val="18"/>
                <w:szCs w:val="18"/>
              </w:rPr>
            </w:pPr>
            <w:r>
              <w:rPr>
                <w:noProof/>
              </w:rPr>
              <w:drawing>
                <wp:inline distT="0" distB="0" distL="0" distR="0" wp14:anchorId="7E64D111" wp14:editId="7CB57627">
                  <wp:extent cx="4287520" cy="5984875"/>
                  <wp:effectExtent l="0" t="0" r="0" b="0"/>
                  <wp:docPr id="73" name="Picture 72">
                    <a:extLst xmlns:a="http://schemas.openxmlformats.org/drawingml/2006/main">
                      <a:ext uri="{FF2B5EF4-FFF2-40B4-BE49-F238E27FC236}">
                        <a16:creationId xmlns:a16="http://schemas.microsoft.com/office/drawing/2014/main" id="{6EF5AC12-CECF-4D03-A42C-D8456B1A63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2">
                            <a:extLst>
                              <a:ext uri="{FF2B5EF4-FFF2-40B4-BE49-F238E27FC236}">
                                <a16:creationId xmlns:a16="http://schemas.microsoft.com/office/drawing/2014/main" id="{6EF5AC12-CECF-4D03-A42C-D8456B1A637E}"/>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7520" cy="5984875"/>
                          </a:xfrm>
                          <a:prstGeom prst="rect">
                            <a:avLst/>
                          </a:prstGeom>
                          <a:noFill/>
                        </pic:spPr>
                      </pic:pic>
                    </a:graphicData>
                  </a:graphic>
                </wp:inline>
              </w:drawing>
            </w:r>
          </w:p>
        </w:tc>
      </w:tr>
      <w:tr w:rsidR="000B6316" w:rsidRPr="00596C46" w14:paraId="11758F5D" w14:textId="77777777" w:rsidTr="004226F4">
        <w:tc>
          <w:tcPr>
            <w:tcW w:w="988" w:type="dxa"/>
            <w:shd w:val="clear" w:color="auto" w:fill="auto"/>
            <w:vAlign w:val="center"/>
          </w:tcPr>
          <w:p w14:paraId="4A09F9B0" w14:textId="77777777" w:rsidR="006B3551" w:rsidRPr="00F0601E" w:rsidRDefault="000B6316" w:rsidP="00F0601E">
            <w:pPr>
              <w:spacing w:after="0" w:line="240" w:lineRule="auto"/>
              <w:jc w:val="left"/>
              <w:rPr>
                <w:rFonts w:eastAsia="PMingLiU"/>
                <w:sz w:val="18"/>
                <w:szCs w:val="18"/>
                <w:lang w:eastAsia="zh-TW"/>
              </w:rPr>
            </w:pPr>
            <w:r w:rsidRPr="00F0601E">
              <w:rPr>
                <w:rFonts w:eastAsia="PMingLiU"/>
                <w:sz w:val="18"/>
                <w:szCs w:val="18"/>
                <w:lang w:eastAsia="zh-TW"/>
              </w:rPr>
              <w:lastRenderedPageBreak/>
              <w:t>AUDJPY</w:t>
            </w:r>
          </w:p>
        </w:tc>
        <w:tc>
          <w:tcPr>
            <w:tcW w:w="6968" w:type="dxa"/>
            <w:shd w:val="clear" w:color="auto" w:fill="auto"/>
            <w:vAlign w:val="center"/>
          </w:tcPr>
          <w:p w14:paraId="7BBCB4EB" w14:textId="6D8DD231" w:rsidR="006B3551" w:rsidRPr="00F0601E" w:rsidRDefault="004226F4" w:rsidP="00F0601E">
            <w:pPr>
              <w:spacing w:after="0" w:line="240" w:lineRule="auto"/>
              <w:jc w:val="center"/>
              <w:rPr>
                <w:sz w:val="18"/>
                <w:szCs w:val="18"/>
              </w:rPr>
            </w:pPr>
            <w:r>
              <w:rPr>
                <w:noProof/>
              </w:rPr>
              <w:drawing>
                <wp:inline distT="0" distB="0" distL="0" distR="0" wp14:anchorId="74C5A4C6" wp14:editId="5D4F2D40">
                  <wp:extent cx="4287520" cy="5984875"/>
                  <wp:effectExtent l="0" t="0" r="0" b="0"/>
                  <wp:docPr id="7" name="Picture 73">
                    <a:extLst xmlns:a="http://schemas.openxmlformats.org/drawingml/2006/main">
                      <a:ext uri="{FF2B5EF4-FFF2-40B4-BE49-F238E27FC236}">
                        <a16:creationId xmlns:a16="http://schemas.microsoft.com/office/drawing/2014/main" id="{EF86AE09-950F-4213-9319-D181F7DC7E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a:extLst>
                              <a:ext uri="{FF2B5EF4-FFF2-40B4-BE49-F238E27FC236}">
                                <a16:creationId xmlns:a16="http://schemas.microsoft.com/office/drawing/2014/main" id="{EF86AE09-950F-4213-9319-D181F7DC7E90}"/>
                              </a:ext>
                            </a:extLs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7520" cy="5984875"/>
                          </a:xfrm>
                          <a:prstGeom prst="rect">
                            <a:avLst/>
                          </a:prstGeom>
                          <a:noFill/>
                        </pic:spPr>
                      </pic:pic>
                    </a:graphicData>
                  </a:graphic>
                </wp:inline>
              </w:drawing>
            </w:r>
          </w:p>
        </w:tc>
      </w:tr>
      <w:tr w:rsidR="000B6316" w:rsidRPr="00596C46" w14:paraId="13960C6C" w14:textId="77777777" w:rsidTr="004226F4">
        <w:tc>
          <w:tcPr>
            <w:tcW w:w="988" w:type="dxa"/>
            <w:shd w:val="clear" w:color="auto" w:fill="auto"/>
            <w:vAlign w:val="center"/>
          </w:tcPr>
          <w:p w14:paraId="66099D27" w14:textId="55723548" w:rsidR="006B3551" w:rsidRPr="00F0601E" w:rsidRDefault="004226F4" w:rsidP="00F0601E">
            <w:pPr>
              <w:spacing w:after="0" w:line="240" w:lineRule="auto"/>
              <w:jc w:val="left"/>
              <w:rPr>
                <w:sz w:val="18"/>
                <w:szCs w:val="18"/>
              </w:rPr>
            </w:pPr>
            <w:r w:rsidRPr="00F0601E">
              <w:rPr>
                <w:sz w:val="18"/>
                <w:szCs w:val="18"/>
              </w:rPr>
              <w:lastRenderedPageBreak/>
              <w:t>GBPUSD</w:t>
            </w:r>
          </w:p>
        </w:tc>
        <w:tc>
          <w:tcPr>
            <w:tcW w:w="6968" w:type="dxa"/>
            <w:shd w:val="clear" w:color="auto" w:fill="auto"/>
            <w:vAlign w:val="center"/>
          </w:tcPr>
          <w:p w14:paraId="19DECE1E" w14:textId="209DC134" w:rsidR="006B3551" w:rsidRPr="00F0601E" w:rsidRDefault="004226F4" w:rsidP="00F0601E">
            <w:pPr>
              <w:spacing w:after="0" w:line="240" w:lineRule="auto"/>
              <w:jc w:val="center"/>
              <w:rPr>
                <w:sz w:val="18"/>
                <w:szCs w:val="18"/>
              </w:rPr>
            </w:pPr>
            <w:r>
              <w:rPr>
                <w:noProof/>
              </w:rPr>
              <w:drawing>
                <wp:inline distT="0" distB="0" distL="0" distR="0" wp14:anchorId="5F099D9D" wp14:editId="0EF072F2">
                  <wp:extent cx="4287520" cy="5984875"/>
                  <wp:effectExtent l="0" t="0" r="0" b="0"/>
                  <wp:docPr id="75" name="Picture 74">
                    <a:extLst xmlns:a="http://schemas.openxmlformats.org/drawingml/2006/main">
                      <a:ext uri="{FF2B5EF4-FFF2-40B4-BE49-F238E27FC236}">
                        <a16:creationId xmlns:a16="http://schemas.microsoft.com/office/drawing/2014/main" id="{FFEEE657-4C03-4834-92DC-BC8191C05C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a:extLst>
                              <a:ext uri="{FF2B5EF4-FFF2-40B4-BE49-F238E27FC236}">
                                <a16:creationId xmlns:a16="http://schemas.microsoft.com/office/drawing/2014/main" id="{FFEEE657-4C03-4834-92DC-BC8191C05CB2}"/>
                              </a:ext>
                            </a:extLs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7520" cy="5984875"/>
                          </a:xfrm>
                          <a:prstGeom prst="rect">
                            <a:avLst/>
                          </a:prstGeom>
                          <a:noFill/>
                        </pic:spPr>
                      </pic:pic>
                    </a:graphicData>
                  </a:graphic>
                </wp:inline>
              </w:drawing>
            </w:r>
          </w:p>
        </w:tc>
      </w:tr>
      <w:tr w:rsidR="000B6316" w:rsidRPr="00596C46" w14:paraId="07DF5081" w14:textId="77777777" w:rsidTr="004226F4">
        <w:tc>
          <w:tcPr>
            <w:tcW w:w="988" w:type="dxa"/>
            <w:shd w:val="clear" w:color="auto" w:fill="auto"/>
            <w:vAlign w:val="center"/>
          </w:tcPr>
          <w:p w14:paraId="7E67558F" w14:textId="36036975" w:rsidR="000B6316" w:rsidRPr="00F0601E" w:rsidRDefault="004226F4" w:rsidP="00F0601E">
            <w:pPr>
              <w:spacing w:after="0" w:line="240" w:lineRule="auto"/>
              <w:jc w:val="left"/>
              <w:rPr>
                <w:sz w:val="18"/>
                <w:szCs w:val="18"/>
              </w:rPr>
            </w:pPr>
            <w:r w:rsidRPr="00F0601E">
              <w:rPr>
                <w:sz w:val="18"/>
                <w:szCs w:val="18"/>
              </w:rPr>
              <w:lastRenderedPageBreak/>
              <w:t>NZDUSD</w:t>
            </w:r>
          </w:p>
        </w:tc>
        <w:tc>
          <w:tcPr>
            <w:tcW w:w="6968" w:type="dxa"/>
            <w:shd w:val="clear" w:color="auto" w:fill="auto"/>
            <w:vAlign w:val="center"/>
          </w:tcPr>
          <w:p w14:paraId="5D4A5658" w14:textId="42A86362" w:rsidR="000B6316" w:rsidRPr="00F0601E" w:rsidRDefault="004226F4" w:rsidP="00F0601E">
            <w:pPr>
              <w:spacing w:after="0" w:line="240" w:lineRule="auto"/>
              <w:jc w:val="center"/>
              <w:rPr>
                <w:noProof/>
                <w:sz w:val="18"/>
                <w:szCs w:val="18"/>
              </w:rPr>
            </w:pPr>
            <w:r>
              <w:rPr>
                <w:noProof/>
              </w:rPr>
              <w:drawing>
                <wp:inline distT="0" distB="0" distL="0" distR="0" wp14:anchorId="50F988E8" wp14:editId="1006121D">
                  <wp:extent cx="4287520" cy="5982335"/>
                  <wp:effectExtent l="0" t="0" r="0" b="0"/>
                  <wp:docPr id="8" name="Picture 75">
                    <a:extLst xmlns:a="http://schemas.openxmlformats.org/drawingml/2006/main">
                      <a:ext uri="{FF2B5EF4-FFF2-40B4-BE49-F238E27FC236}">
                        <a16:creationId xmlns:a16="http://schemas.microsoft.com/office/drawing/2014/main" id="{DFFC1559-EE52-444F-A935-D6E6A67722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5">
                            <a:extLst>
                              <a:ext uri="{FF2B5EF4-FFF2-40B4-BE49-F238E27FC236}">
                                <a16:creationId xmlns:a16="http://schemas.microsoft.com/office/drawing/2014/main" id="{DFFC1559-EE52-444F-A935-D6E6A67722C6}"/>
                              </a:ext>
                            </a:extLs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7520" cy="5982335"/>
                          </a:xfrm>
                          <a:prstGeom prst="rect">
                            <a:avLst/>
                          </a:prstGeom>
                          <a:noFill/>
                        </pic:spPr>
                      </pic:pic>
                    </a:graphicData>
                  </a:graphic>
                </wp:inline>
              </w:drawing>
            </w:r>
          </w:p>
        </w:tc>
      </w:tr>
      <w:tr w:rsidR="000B6316" w:rsidRPr="00596C46" w14:paraId="4FD4B22A" w14:textId="77777777" w:rsidTr="004226F4">
        <w:tc>
          <w:tcPr>
            <w:tcW w:w="988" w:type="dxa"/>
            <w:shd w:val="clear" w:color="auto" w:fill="auto"/>
            <w:vAlign w:val="center"/>
          </w:tcPr>
          <w:p w14:paraId="1D2012DF" w14:textId="3BF17044" w:rsidR="000B6316" w:rsidRPr="00F0601E" w:rsidRDefault="004226F4" w:rsidP="00F0601E">
            <w:pPr>
              <w:spacing w:after="0" w:line="240" w:lineRule="auto"/>
              <w:jc w:val="left"/>
              <w:rPr>
                <w:sz w:val="18"/>
                <w:szCs w:val="18"/>
              </w:rPr>
            </w:pPr>
            <w:r w:rsidRPr="00F0601E">
              <w:rPr>
                <w:sz w:val="18"/>
                <w:szCs w:val="18"/>
              </w:rPr>
              <w:lastRenderedPageBreak/>
              <w:t>EURUSD</w:t>
            </w:r>
          </w:p>
        </w:tc>
        <w:tc>
          <w:tcPr>
            <w:tcW w:w="6968" w:type="dxa"/>
            <w:shd w:val="clear" w:color="auto" w:fill="auto"/>
            <w:vAlign w:val="center"/>
          </w:tcPr>
          <w:p w14:paraId="7280BCB7" w14:textId="27BEAF19" w:rsidR="000B6316" w:rsidRPr="00F0601E" w:rsidRDefault="004226F4" w:rsidP="00F0601E">
            <w:pPr>
              <w:spacing w:after="0" w:line="240" w:lineRule="auto"/>
              <w:jc w:val="center"/>
              <w:rPr>
                <w:noProof/>
                <w:sz w:val="18"/>
                <w:szCs w:val="18"/>
              </w:rPr>
            </w:pPr>
            <w:r>
              <w:rPr>
                <w:noProof/>
              </w:rPr>
              <w:drawing>
                <wp:inline distT="0" distB="0" distL="0" distR="0" wp14:anchorId="59501451" wp14:editId="70285724">
                  <wp:extent cx="4287520" cy="6026785"/>
                  <wp:effectExtent l="0" t="0" r="0" b="0"/>
                  <wp:docPr id="12" name="Picture 76">
                    <a:extLst xmlns:a="http://schemas.openxmlformats.org/drawingml/2006/main">
                      <a:ext uri="{FF2B5EF4-FFF2-40B4-BE49-F238E27FC236}">
                        <a16:creationId xmlns:a16="http://schemas.microsoft.com/office/drawing/2014/main" id="{00864E96-4216-4D0C-AFB0-72CE396E4B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6">
                            <a:extLst>
                              <a:ext uri="{FF2B5EF4-FFF2-40B4-BE49-F238E27FC236}">
                                <a16:creationId xmlns:a16="http://schemas.microsoft.com/office/drawing/2014/main" id="{00864E96-4216-4D0C-AFB0-72CE396E4B83}"/>
                              </a:ext>
                            </a:extLs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7520" cy="6026785"/>
                          </a:xfrm>
                          <a:prstGeom prst="rect">
                            <a:avLst/>
                          </a:prstGeom>
                          <a:noFill/>
                        </pic:spPr>
                      </pic:pic>
                    </a:graphicData>
                  </a:graphic>
                </wp:inline>
              </w:drawing>
            </w:r>
          </w:p>
        </w:tc>
      </w:tr>
      <w:tr w:rsidR="000B6316" w:rsidRPr="00596C46" w14:paraId="62EB4D60" w14:textId="77777777" w:rsidTr="004226F4">
        <w:tc>
          <w:tcPr>
            <w:tcW w:w="988" w:type="dxa"/>
            <w:shd w:val="clear" w:color="auto" w:fill="auto"/>
            <w:vAlign w:val="center"/>
          </w:tcPr>
          <w:p w14:paraId="2DC3CE80" w14:textId="77777777" w:rsidR="000B6316" w:rsidRPr="00F0601E" w:rsidRDefault="000B6316" w:rsidP="00F0601E">
            <w:pPr>
              <w:spacing w:after="0" w:line="240" w:lineRule="auto"/>
              <w:jc w:val="left"/>
              <w:rPr>
                <w:sz w:val="18"/>
                <w:szCs w:val="18"/>
              </w:rPr>
            </w:pPr>
            <w:r w:rsidRPr="00F0601E">
              <w:rPr>
                <w:rFonts w:hint="eastAsia"/>
                <w:sz w:val="18"/>
                <w:szCs w:val="18"/>
              </w:rPr>
              <w:lastRenderedPageBreak/>
              <w:t>USDCAD</w:t>
            </w:r>
          </w:p>
        </w:tc>
        <w:tc>
          <w:tcPr>
            <w:tcW w:w="6968" w:type="dxa"/>
            <w:shd w:val="clear" w:color="auto" w:fill="auto"/>
            <w:vAlign w:val="center"/>
          </w:tcPr>
          <w:p w14:paraId="4BD5C4CA" w14:textId="47E87158" w:rsidR="000B6316" w:rsidRPr="00F0601E" w:rsidRDefault="004226F4" w:rsidP="00F0601E">
            <w:pPr>
              <w:spacing w:after="0" w:line="240" w:lineRule="auto"/>
              <w:jc w:val="center"/>
              <w:rPr>
                <w:noProof/>
                <w:sz w:val="18"/>
                <w:szCs w:val="18"/>
              </w:rPr>
            </w:pPr>
            <w:r>
              <w:rPr>
                <w:noProof/>
              </w:rPr>
              <w:drawing>
                <wp:inline distT="0" distB="0" distL="0" distR="0" wp14:anchorId="3B5112C3" wp14:editId="30499BDB">
                  <wp:extent cx="4287520" cy="5984875"/>
                  <wp:effectExtent l="0" t="0" r="0" b="0"/>
                  <wp:docPr id="13" name="Picture 77">
                    <a:extLst xmlns:a="http://schemas.openxmlformats.org/drawingml/2006/main">
                      <a:ext uri="{FF2B5EF4-FFF2-40B4-BE49-F238E27FC236}">
                        <a16:creationId xmlns:a16="http://schemas.microsoft.com/office/drawing/2014/main" id="{B4102C89-C999-4B19-AD2A-A2CF8975E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a:extLst>
                              <a:ext uri="{FF2B5EF4-FFF2-40B4-BE49-F238E27FC236}">
                                <a16:creationId xmlns:a16="http://schemas.microsoft.com/office/drawing/2014/main" id="{B4102C89-C999-4B19-AD2A-A2CF8975E92A}"/>
                              </a:ext>
                            </a:extLs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7520" cy="5984875"/>
                          </a:xfrm>
                          <a:prstGeom prst="rect">
                            <a:avLst/>
                          </a:prstGeom>
                          <a:noFill/>
                        </pic:spPr>
                      </pic:pic>
                    </a:graphicData>
                  </a:graphic>
                </wp:inline>
              </w:drawing>
            </w:r>
          </w:p>
        </w:tc>
      </w:tr>
      <w:tr w:rsidR="00503158" w:rsidRPr="00596C46" w14:paraId="6084F3F9" w14:textId="77777777" w:rsidTr="004226F4">
        <w:tc>
          <w:tcPr>
            <w:tcW w:w="988" w:type="dxa"/>
            <w:shd w:val="clear" w:color="auto" w:fill="auto"/>
            <w:vAlign w:val="center"/>
          </w:tcPr>
          <w:p w14:paraId="78044D77" w14:textId="77777777" w:rsidR="00503158" w:rsidRPr="00F0601E" w:rsidRDefault="00503158" w:rsidP="00F0601E">
            <w:pPr>
              <w:spacing w:after="0" w:line="240" w:lineRule="auto"/>
              <w:jc w:val="left"/>
              <w:rPr>
                <w:sz w:val="18"/>
                <w:szCs w:val="18"/>
              </w:rPr>
            </w:pPr>
            <w:r w:rsidRPr="00F0601E">
              <w:rPr>
                <w:rFonts w:hint="eastAsia"/>
                <w:sz w:val="18"/>
                <w:szCs w:val="18"/>
              </w:rPr>
              <w:lastRenderedPageBreak/>
              <w:t>USDJPY</w:t>
            </w:r>
          </w:p>
        </w:tc>
        <w:tc>
          <w:tcPr>
            <w:tcW w:w="6968" w:type="dxa"/>
            <w:shd w:val="clear" w:color="auto" w:fill="auto"/>
            <w:vAlign w:val="center"/>
          </w:tcPr>
          <w:p w14:paraId="581CB628" w14:textId="592EBBA1" w:rsidR="00503158" w:rsidRPr="00F0601E" w:rsidRDefault="004226F4" w:rsidP="00F0601E">
            <w:pPr>
              <w:spacing w:after="0" w:line="240" w:lineRule="auto"/>
              <w:jc w:val="center"/>
              <w:rPr>
                <w:noProof/>
                <w:sz w:val="18"/>
                <w:szCs w:val="18"/>
              </w:rPr>
            </w:pPr>
            <w:r>
              <w:rPr>
                <w:noProof/>
              </w:rPr>
              <w:drawing>
                <wp:inline distT="0" distB="0" distL="0" distR="0" wp14:anchorId="70E0F89C" wp14:editId="01AE72CF">
                  <wp:extent cx="4287520" cy="6026785"/>
                  <wp:effectExtent l="0" t="0" r="0" b="0"/>
                  <wp:docPr id="14" name="Picture 78">
                    <a:extLst xmlns:a="http://schemas.openxmlformats.org/drawingml/2006/main">
                      <a:ext uri="{FF2B5EF4-FFF2-40B4-BE49-F238E27FC236}">
                        <a16:creationId xmlns:a16="http://schemas.microsoft.com/office/drawing/2014/main" id="{69D20FAE-DB0D-49E3-ADAA-3F7671FEB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8">
                            <a:extLst>
                              <a:ext uri="{FF2B5EF4-FFF2-40B4-BE49-F238E27FC236}">
                                <a16:creationId xmlns:a16="http://schemas.microsoft.com/office/drawing/2014/main" id="{69D20FAE-DB0D-49E3-ADAA-3F7671FEB68A}"/>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7520" cy="6026785"/>
                          </a:xfrm>
                          <a:prstGeom prst="rect">
                            <a:avLst/>
                          </a:prstGeom>
                          <a:noFill/>
                        </pic:spPr>
                      </pic:pic>
                    </a:graphicData>
                  </a:graphic>
                </wp:inline>
              </w:drawing>
            </w:r>
          </w:p>
        </w:tc>
      </w:tr>
    </w:tbl>
    <w:p w14:paraId="67907052" w14:textId="77777777" w:rsidR="006B3551" w:rsidRPr="006B3551" w:rsidRDefault="006B3551" w:rsidP="000C5305">
      <w:pPr>
        <w:pStyle w:val="List2"/>
        <w:ind w:leftChars="30" w:left="165" w:hangingChars="45" w:hanging="99"/>
      </w:pPr>
    </w:p>
    <w:p w14:paraId="3CD50C14" w14:textId="77777777" w:rsidR="009D7AD0" w:rsidRPr="009D7AD0" w:rsidRDefault="009D7AD0" w:rsidP="009D7AD0">
      <w:pPr>
        <w:pStyle w:val="Heading3"/>
      </w:pPr>
      <w:r w:rsidRPr="009D7AD0">
        <w:t>Voting Classifier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6968"/>
      </w:tblGrid>
      <w:tr w:rsidR="00503158" w:rsidRPr="00596C46" w14:paraId="642B71F2" w14:textId="77777777" w:rsidTr="002D4C26">
        <w:trPr>
          <w:tblHeader/>
        </w:trPr>
        <w:tc>
          <w:tcPr>
            <w:tcW w:w="988" w:type="dxa"/>
            <w:shd w:val="clear" w:color="auto" w:fill="0070C0"/>
            <w:vAlign w:val="center"/>
          </w:tcPr>
          <w:p w14:paraId="34033CF8" w14:textId="77777777" w:rsidR="00503158" w:rsidRPr="00F0601E" w:rsidRDefault="00503158" w:rsidP="00F0601E">
            <w:pPr>
              <w:spacing w:after="0" w:line="240" w:lineRule="auto"/>
              <w:jc w:val="left"/>
              <w:rPr>
                <w:sz w:val="18"/>
                <w:szCs w:val="18"/>
              </w:rPr>
            </w:pPr>
            <w:r w:rsidRPr="002D4C26">
              <w:rPr>
                <w:b/>
                <w:color w:val="FFFFFF"/>
                <w:sz w:val="18"/>
              </w:rPr>
              <w:lastRenderedPageBreak/>
              <w:t>Currency</w:t>
            </w:r>
          </w:p>
        </w:tc>
        <w:tc>
          <w:tcPr>
            <w:tcW w:w="6968" w:type="dxa"/>
            <w:shd w:val="clear" w:color="auto" w:fill="0070C0"/>
            <w:vAlign w:val="center"/>
          </w:tcPr>
          <w:p w14:paraId="7B46BF72" w14:textId="77777777" w:rsidR="00503158" w:rsidRPr="00F0601E" w:rsidRDefault="00503158" w:rsidP="00F0601E">
            <w:pPr>
              <w:spacing w:after="0" w:line="240" w:lineRule="auto"/>
              <w:jc w:val="center"/>
              <w:rPr>
                <w:sz w:val="18"/>
                <w:szCs w:val="18"/>
              </w:rPr>
            </w:pPr>
            <w:proofErr w:type="spellStart"/>
            <w:r w:rsidRPr="002D4C26">
              <w:rPr>
                <w:b/>
                <w:color w:val="FFFFFF"/>
                <w:sz w:val="18"/>
              </w:rPr>
              <w:t>Backtesting</w:t>
            </w:r>
            <w:proofErr w:type="spellEnd"/>
            <w:r w:rsidRPr="002D4C26">
              <w:rPr>
                <w:b/>
                <w:color w:val="FFFFFF"/>
                <w:sz w:val="18"/>
              </w:rPr>
              <w:t xml:space="preserve"> results</w:t>
            </w:r>
          </w:p>
        </w:tc>
      </w:tr>
      <w:tr w:rsidR="00503158" w:rsidRPr="00596C46" w14:paraId="4A80F892" w14:textId="77777777" w:rsidTr="004226F4">
        <w:tc>
          <w:tcPr>
            <w:tcW w:w="988" w:type="dxa"/>
            <w:shd w:val="clear" w:color="auto" w:fill="auto"/>
            <w:vAlign w:val="center"/>
          </w:tcPr>
          <w:p w14:paraId="71BF42BA" w14:textId="77777777" w:rsidR="00503158" w:rsidRPr="00F0601E" w:rsidRDefault="00503158" w:rsidP="00F0601E">
            <w:pPr>
              <w:spacing w:after="0" w:line="240" w:lineRule="auto"/>
              <w:jc w:val="left"/>
              <w:rPr>
                <w:sz w:val="18"/>
                <w:szCs w:val="18"/>
              </w:rPr>
            </w:pPr>
            <w:r w:rsidRPr="00F0601E">
              <w:rPr>
                <w:sz w:val="18"/>
                <w:szCs w:val="18"/>
              </w:rPr>
              <w:t>AUDUSD</w:t>
            </w:r>
          </w:p>
        </w:tc>
        <w:tc>
          <w:tcPr>
            <w:tcW w:w="6968" w:type="dxa"/>
            <w:shd w:val="clear" w:color="auto" w:fill="auto"/>
            <w:vAlign w:val="center"/>
          </w:tcPr>
          <w:p w14:paraId="516FD666" w14:textId="5EA0E245" w:rsidR="00503158" w:rsidRPr="002D4C26" w:rsidRDefault="004226F4" w:rsidP="00F0601E">
            <w:pPr>
              <w:spacing w:after="0" w:line="240" w:lineRule="auto"/>
              <w:jc w:val="center"/>
              <w:rPr>
                <w:b/>
                <w:color w:val="FFFFFF"/>
                <w:sz w:val="18"/>
              </w:rPr>
            </w:pPr>
            <w:r>
              <w:rPr>
                <w:noProof/>
              </w:rPr>
              <w:drawing>
                <wp:inline distT="0" distB="0" distL="0" distR="0" wp14:anchorId="5D1560DC" wp14:editId="1831B210">
                  <wp:extent cx="4287520" cy="5984875"/>
                  <wp:effectExtent l="0" t="0" r="0" b="0"/>
                  <wp:docPr id="59" name="Picture 58">
                    <a:extLst xmlns:a="http://schemas.openxmlformats.org/drawingml/2006/main">
                      <a:ext uri="{FF2B5EF4-FFF2-40B4-BE49-F238E27FC236}">
                        <a16:creationId xmlns:a16="http://schemas.microsoft.com/office/drawing/2014/main" id="{92D56028-C62D-409E-92E1-A4642CDE7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a:extLst>
                              <a:ext uri="{FF2B5EF4-FFF2-40B4-BE49-F238E27FC236}">
                                <a16:creationId xmlns:a16="http://schemas.microsoft.com/office/drawing/2014/main" id="{92D56028-C62D-409E-92E1-A4642CDE73BC}"/>
                              </a:ext>
                            </a:extLs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7520" cy="5984875"/>
                          </a:xfrm>
                          <a:prstGeom prst="rect">
                            <a:avLst/>
                          </a:prstGeom>
                          <a:noFill/>
                        </pic:spPr>
                      </pic:pic>
                    </a:graphicData>
                  </a:graphic>
                </wp:inline>
              </w:drawing>
            </w:r>
          </w:p>
        </w:tc>
      </w:tr>
      <w:tr w:rsidR="00503158" w:rsidRPr="00596C46" w14:paraId="25568826" w14:textId="77777777" w:rsidTr="004226F4">
        <w:tc>
          <w:tcPr>
            <w:tcW w:w="988" w:type="dxa"/>
            <w:shd w:val="clear" w:color="auto" w:fill="auto"/>
            <w:vAlign w:val="center"/>
          </w:tcPr>
          <w:p w14:paraId="50CCD9FF" w14:textId="77777777" w:rsidR="00503158" w:rsidRPr="00F0601E" w:rsidRDefault="00503158" w:rsidP="00F0601E">
            <w:pPr>
              <w:spacing w:after="0" w:line="240" w:lineRule="auto"/>
              <w:jc w:val="left"/>
              <w:rPr>
                <w:sz w:val="18"/>
                <w:szCs w:val="18"/>
              </w:rPr>
            </w:pPr>
            <w:r w:rsidRPr="00F0601E">
              <w:rPr>
                <w:sz w:val="18"/>
                <w:szCs w:val="18"/>
              </w:rPr>
              <w:lastRenderedPageBreak/>
              <w:t>AUDCAD</w:t>
            </w:r>
          </w:p>
        </w:tc>
        <w:tc>
          <w:tcPr>
            <w:tcW w:w="6968" w:type="dxa"/>
            <w:shd w:val="clear" w:color="auto" w:fill="auto"/>
            <w:vAlign w:val="center"/>
          </w:tcPr>
          <w:p w14:paraId="5DD3E71F" w14:textId="56EF456F" w:rsidR="00503158" w:rsidRPr="00F0601E" w:rsidRDefault="004226F4" w:rsidP="00F0601E">
            <w:pPr>
              <w:spacing w:after="0" w:line="240" w:lineRule="auto"/>
              <w:jc w:val="center"/>
              <w:rPr>
                <w:sz w:val="18"/>
                <w:szCs w:val="18"/>
              </w:rPr>
            </w:pPr>
            <w:r>
              <w:rPr>
                <w:noProof/>
              </w:rPr>
              <w:drawing>
                <wp:inline distT="0" distB="0" distL="0" distR="0" wp14:anchorId="3447916F" wp14:editId="38A32E8F">
                  <wp:extent cx="4287520" cy="5984875"/>
                  <wp:effectExtent l="0" t="0" r="0" b="0"/>
                  <wp:docPr id="15" name="Picture 61">
                    <a:extLst xmlns:a="http://schemas.openxmlformats.org/drawingml/2006/main">
                      <a:ext uri="{FF2B5EF4-FFF2-40B4-BE49-F238E27FC236}">
                        <a16:creationId xmlns:a16="http://schemas.microsoft.com/office/drawing/2014/main" id="{B1E8631B-78BB-4BAF-BB74-27E8353B93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a:extLst>
                              <a:ext uri="{FF2B5EF4-FFF2-40B4-BE49-F238E27FC236}">
                                <a16:creationId xmlns:a16="http://schemas.microsoft.com/office/drawing/2014/main" id="{B1E8631B-78BB-4BAF-BB74-27E8353B9392}"/>
                              </a:ext>
                            </a:extLs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7520" cy="5984875"/>
                          </a:xfrm>
                          <a:prstGeom prst="rect">
                            <a:avLst/>
                          </a:prstGeom>
                          <a:noFill/>
                        </pic:spPr>
                      </pic:pic>
                    </a:graphicData>
                  </a:graphic>
                </wp:inline>
              </w:drawing>
            </w:r>
          </w:p>
        </w:tc>
      </w:tr>
      <w:tr w:rsidR="00503158" w:rsidRPr="00596C46" w14:paraId="69B93F6A" w14:textId="77777777" w:rsidTr="004226F4">
        <w:tc>
          <w:tcPr>
            <w:tcW w:w="988" w:type="dxa"/>
            <w:shd w:val="clear" w:color="auto" w:fill="auto"/>
            <w:vAlign w:val="center"/>
          </w:tcPr>
          <w:p w14:paraId="03B1E543" w14:textId="77777777" w:rsidR="00503158" w:rsidRPr="00F0601E" w:rsidRDefault="00503158" w:rsidP="00F0601E">
            <w:pPr>
              <w:spacing w:after="0" w:line="240" w:lineRule="auto"/>
              <w:jc w:val="left"/>
              <w:rPr>
                <w:sz w:val="18"/>
                <w:szCs w:val="18"/>
              </w:rPr>
            </w:pPr>
            <w:r w:rsidRPr="00F0601E">
              <w:rPr>
                <w:sz w:val="18"/>
                <w:szCs w:val="18"/>
              </w:rPr>
              <w:lastRenderedPageBreak/>
              <w:t>AUDJPY</w:t>
            </w:r>
          </w:p>
        </w:tc>
        <w:tc>
          <w:tcPr>
            <w:tcW w:w="6968" w:type="dxa"/>
            <w:shd w:val="clear" w:color="auto" w:fill="auto"/>
            <w:vAlign w:val="center"/>
          </w:tcPr>
          <w:p w14:paraId="5AB4EB71" w14:textId="6CB28895" w:rsidR="00503158" w:rsidRPr="00F0601E" w:rsidRDefault="004226F4" w:rsidP="00F0601E">
            <w:pPr>
              <w:spacing w:after="0" w:line="240" w:lineRule="auto"/>
              <w:jc w:val="center"/>
              <w:rPr>
                <w:sz w:val="18"/>
                <w:szCs w:val="18"/>
              </w:rPr>
            </w:pPr>
            <w:r>
              <w:rPr>
                <w:noProof/>
              </w:rPr>
              <w:drawing>
                <wp:inline distT="0" distB="0" distL="0" distR="0" wp14:anchorId="182EB990" wp14:editId="53917F7C">
                  <wp:extent cx="4287520" cy="5984875"/>
                  <wp:effectExtent l="0" t="0" r="0" b="0"/>
                  <wp:docPr id="16" name="Picture 60">
                    <a:extLst xmlns:a="http://schemas.openxmlformats.org/drawingml/2006/main">
                      <a:ext uri="{FF2B5EF4-FFF2-40B4-BE49-F238E27FC236}">
                        <a16:creationId xmlns:a16="http://schemas.microsoft.com/office/drawing/2014/main" id="{96A86B5F-2143-44AB-8037-4B793A7262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96A86B5F-2143-44AB-8037-4B793A726274}"/>
                              </a:ext>
                            </a:extLs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7520" cy="5984875"/>
                          </a:xfrm>
                          <a:prstGeom prst="rect">
                            <a:avLst/>
                          </a:prstGeom>
                          <a:noFill/>
                        </pic:spPr>
                      </pic:pic>
                    </a:graphicData>
                  </a:graphic>
                </wp:inline>
              </w:drawing>
            </w:r>
          </w:p>
        </w:tc>
      </w:tr>
      <w:tr w:rsidR="004226F4" w:rsidRPr="00596C46" w14:paraId="2A7B82BA" w14:textId="77777777" w:rsidTr="004226F4">
        <w:tc>
          <w:tcPr>
            <w:tcW w:w="988" w:type="dxa"/>
            <w:shd w:val="clear" w:color="auto" w:fill="auto"/>
            <w:vAlign w:val="center"/>
          </w:tcPr>
          <w:p w14:paraId="02C2BEE5" w14:textId="38587D07" w:rsidR="004226F4" w:rsidRPr="00F0601E" w:rsidRDefault="004226F4" w:rsidP="004226F4">
            <w:pPr>
              <w:spacing w:after="0" w:line="240" w:lineRule="auto"/>
              <w:jc w:val="left"/>
              <w:rPr>
                <w:sz w:val="18"/>
                <w:szCs w:val="18"/>
              </w:rPr>
            </w:pPr>
            <w:r w:rsidRPr="00F0601E">
              <w:rPr>
                <w:sz w:val="18"/>
                <w:szCs w:val="18"/>
              </w:rPr>
              <w:lastRenderedPageBreak/>
              <w:t>GBPUSD</w:t>
            </w:r>
          </w:p>
        </w:tc>
        <w:tc>
          <w:tcPr>
            <w:tcW w:w="6968" w:type="dxa"/>
            <w:shd w:val="clear" w:color="auto" w:fill="auto"/>
            <w:vAlign w:val="center"/>
          </w:tcPr>
          <w:p w14:paraId="04221490" w14:textId="40BBD671" w:rsidR="004226F4" w:rsidRPr="00F0601E" w:rsidRDefault="004226F4" w:rsidP="004226F4">
            <w:pPr>
              <w:spacing w:after="0" w:line="240" w:lineRule="auto"/>
              <w:jc w:val="center"/>
              <w:rPr>
                <w:sz w:val="18"/>
                <w:szCs w:val="18"/>
              </w:rPr>
            </w:pPr>
            <w:r>
              <w:rPr>
                <w:noProof/>
              </w:rPr>
              <w:drawing>
                <wp:inline distT="0" distB="0" distL="0" distR="0" wp14:anchorId="011E798F" wp14:editId="092A0186">
                  <wp:extent cx="4287520" cy="5984875"/>
                  <wp:effectExtent l="0" t="0" r="0" b="0"/>
                  <wp:docPr id="17" name="Picture 64">
                    <a:extLst xmlns:a="http://schemas.openxmlformats.org/drawingml/2006/main">
                      <a:ext uri="{FF2B5EF4-FFF2-40B4-BE49-F238E27FC236}">
                        <a16:creationId xmlns:a16="http://schemas.microsoft.com/office/drawing/2014/main" id="{61F9C32D-0CBF-4530-A28F-C0337E21B4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4">
                            <a:extLst>
                              <a:ext uri="{FF2B5EF4-FFF2-40B4-BE49-F238E27FC236}">
                                <a16:creationId xmlns:a16="http://schemas.microsoft.com/office/drawing/2014/main" id="{61F9C32D-0CBF-4530-A28F-C0337E21B423}"/>
                              </a:ext>
                            </a:extLs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7520" cy="5984875"/>
                          </a:xfrm>
                          <a:prstGeom prst="rect">
                            <a:avLst/>
                          </a:prstGeom>
                          <a:noFill/>
                        </pic:spPr>
                      </pic:pic>
                    </a:graphicData>
                  </a:graphic>
                </wp:inline>
              </w:drawing>
            </w:r>
          </w:p>
        </w:tc>
      </w:tr>
      <w:tr w:rsidR="004226F4" w14:paraId="00E16929" w14:textId="77777777" w:rsidTr="004226F4">
        <w:tc>
          <w:tcPr>
            <w:tcW w:w="988" w:type="dxa"/>
            <w:shd w:val="clear" w:color="auto" w:fill="auto"/>
            <w:vAlign w:val="center"/>
          </w:tcPr>
          <w:p w14:paraId="5F52DCB2" w14:textId="5262E78B" w:rsidR="004226F4" w:rsidRPr="00F0601E" w:rsidRDefault="004226F4" w:rsidP="004226F4">
            <w:pPr>
              <w:spacing w:after="0" w:line="240" w:lineRule="auto"/>
              <w:jc w:val="left"/>
              <w:rPr>
                <w:sz w:val="18"/>
                <w:szCs w:val="18"/>
              </w:rPr>
            </w:pPr>
            <w:r w:rsidRPr="00F0601E">
              <w:rPr>
                <w:sz w:val="18"/>
                <w:szCs w:val="18"/>
              </w:rPr>
              <w:lastRenderedPageBreak/>
              <w:t>EURUSD</w:t>
            </w:r>
          </w:p>
        </w:tc>
        <w:tc>
          <w:tcPr>
            <w:tcW w:w="6968" w:type="dxa"/>
            <w:shd w:val="clear" w:color="auto" w:fill="auto"/>
            <w:vAlign w:val="center"/>
          </w:tcPr>
          <w:p w14:paraId="08E98008" w14:textId="77C32F21" w:rsidR="004226F4" w:rsidRPr="00F0601E" w:rsidRDefault="004226F4" w:rsidP="004226F4">
            <w:pPr>
              <w:spacing w:after="0" w:line="240" w:lineRule="auto"/>
              <w:jc w:val="center"/>
              <w:rPr>
                <w:noProof/>
                <w:sz w:val="18"/>
                <w:szCs w:val="18"/>
              </w:rPr>
            </w:pPr>
            <w:r>
              <w:rPr>
                <w:noProof/>
              </w:rPr>
              <w:drawing>
                <wp:inline distT="0" distB="0" distL="0" distR="0" wp14:anchorId="15F3F622" wp14:editId="4B36349E">
                  <wp:extent cx="4287520" cy="5984875"/>
                  <wp:effectExtent l="0" t="0" r="0" b="0"/>
                  <wp:docPr id="66" name="Picture 65">
                    <a:extLst xmlns:a="http://schemas.openxmlformats.org/drawingml/2006/main">
                      <a:ext uri="{FF2B5EF4-FFF2-40B4-BE49-F238E27FC236}">
                        <a16:creationId xmlns:a16="http://schemas.microsoft.com/office/drawing/2014/main" id="{6AC96FCF-FC6E-4778-8EE4-B51B5CAA6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5">
                            <a:extLst>
                              <a:ext uri="{FF2B5EF4-FFF2-40B4-BE49-F238E27FC236}">
                                <a16:creationId xmlns:a16="http://schemas.microsoft.com/office/drawing/2014/main" id="{6AC96FCF-FC6E-4778-8EE4-B51B5CAA65DA}"/>
                              </a:ext>
                            </a:extLs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7520" cy="5984875"/>
                          </a:xfrm>
                          <a:prstGeom prst="rect">
                            <a:avLst/>
                          </a:prstGeom>
                          <a:noFill/>
                        </pic:spPr>
                      </pic:pic>
                    </a:graphicData>
                  </a:graphic>
                </wp:inline>
              </w:drawing>
            </w:r>
          </w:p>
        </w:tc>
      </w:tr>
      <w:tr w:rsidR="00503158" w14:paraId="675E6E7A" w14:textId="77777777" w:rsidTr="004226F4">
        <w:tc>
          <w:tcPr>
            <w:tcW w:w="988" w:type="dxa"/>
            <w:shd w:val="clear" w:color="auto" w:fill="auto"/>
            <w:vAlign w:val="center"/>
          </w:tcPr>
          <w:p w14:paraId="628BEA7D" w14:textId="77777777" w:rsidR="00503158" w:rsidRPr="00F0601E" w:rsidRDefault="00503158" w:rsidP="00F0601E">
            <w:pPr>
              <w:spacing w:after="0" w:line="240" w:lineRule="auto"/>
              <w:jc w:val="left"/>
              <w:rPr>
                <w:sz w:val="18"/>
                <w:szCs w:val="18"/>
              </w:rPr>
            </w:pPr>
            <w:r w:rsidRPr="00F0601E">
              <w:rPr>
                <w:sz w:val="18"/>
                <w:szCs w:val="18"/>
              </w:rPr>
              <w:lastRenderedPageBreak/>
              <w:t>NZDUSD</w:t>
            </w:r>
          </w:p>
        </w:tc>
        <w:tc>
          <w:tcPr>
            <w:tcW w:w="6968" w:type="dxa"/>
            <w:shd w:val="clear" w:color="auto" w:fill="auto"/>
            <w:vAlign w:val="center"/>
          </w:tcPr>
          <w:p w14:paraId="2CAF97C7" w14:textId="663BEECB" w:rsidR="00503158" w:rsidRPr="00F0601E" w:rsidRDefault="004226F4" w:rsidP="00F0601E">
            <w:pPr>
              <w:spacing w:after="0" w:line="240" w:lineRule="auto"/>
              <w:jc w:val="center"/>
              <w:rPr>
                <w:noProof/>
                <w:sz w:val="18"/>
                <w:szCs w:val="18"/>
              </w:rPr>
            </w:pPr>
            <w:r>
              <w:rPr>
                <w:noProof/>
              </w:rPr>
              <w:drawing>
                <wp:inline distT="0" distB="0" distL="0" distR="0" wp14:anchorId="2444BF7C" wp14:editId="7C72B470">
                  <wp:extent cx="4287520" cy="6029960"/>
                  <wp:effectExtent l="0" t="0" r="0" b="8890"/>
                  <wp:docPr id="67" name="Picture 66">
                    <a:extLst xmlns:a="http://schemas.openxmlformats.org/drawingml/2006/main">
                      <a:ext uri="{FF2B5EF4-FFF2-40B4-BE49-F238E27FC236}">
                        <a16:creationId xmlns:a16="http://schemas.microsoft.com/office/drawing/2014/main" id="{39634C73-C6C4-41B1-9B8A-94FB58649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a:extLst>
                              <a:ext uri="{FF2B5EF4-FFF2-40B4-BE49-F238E27FC236}">
                                <a16:creationId xmlns:a16="http://schemas.microsoft.com/office/drawing/2014/main" id="{39634C73-C6C4-41B1-9B8A-94FB5864976D}"/>
                              </a:ext>
                            </a:extLs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87520" cy="6029960"/>
                          </a:xfrm>
                          <a:prstGeom prst="rect">
                            <a:avLst/>
                          </a:prstGeom>
                          <a:noFill/>
                        </pic:spPr>
                      </pic:pic>
                    </a:graphicData>
                  </a:graphic>
                </wp:inline>
              </w:drawing>
            </w:r>
          </w:p>
        </w:tc>
      </w:tr>
      <w:tr w:rsidR="00503158" w14:paraId="708B5C8D" w14:textId="77777777" w:rsidTr="004226F4">
        <w:tc>
          <w:tcPr>
            <w:tcW w:w="988" w:type="dxa"/>
            <w:shd w:val="clear" w:color="auto" w:fill="auto"/>
            <w:vAlign w:val="center"/>
          </w:tcPr>
          <w:p w14:paraId="2CC13F93" w14:textId="77777777" w:rsidR="00503158" w:rsidRPr="00F0601E" w:rsidRDefault="00503158" w:rsidP="00F0601E">
            <w:pPr>
              <w:spacing w:after="0" w:line="240" w:lineRule="auto"/>
              <w:jc w:val="left"/>
              <w:rPr>
                <w:sz w:val="18"/>
                <w:szCs w:val="18"/>
              </w:rPr>
            </w:pPr>
            <w:r w:rsidRPr="00F0601E">
              <w:rPr>
                <w:rFonts w:hint="eastAsia"/>
                <w:sz w:val="18"/>
                <w:szCs w:val="18"/>
              </w:rPr>
              <w:lastRenderedPageBreak/>
              <w:t>USDCAD</w:t>
            </w:r>
          </w:p>
        </w:tc>
        <w:tc>
          <w:tcPr>
            <w:tcW w:w="6968" w:type="dxa"/>
            <w:shd w:val="clear" w:color="auto" w:fill="auto"/>
            <w:vAlign w:val="center"/>
          </w:tcPr>
          <w:p w14:paraId="0CB0AA8B" w14:textId="5D90A239" w:rsidR="00503158" w:rsidRPr="00F0601E" w:rsidRDefault="004226F4" w:rsidP="00F0601E">
            <w:pPr>
              <w:spacing w:after="0" w:line="240" w:lineRule="auto"/>
              <w:jc w:val="center"/>
              <w:rPr>
                <w:noProof/>
                <w:sz w:val="18"/>
                <w:szCs w:val="18"/>
              </w:rPr>
            </w:pPr>
            <w:r>
              <w:rPr>
                <w:noProof/>
              </w:rPr>
              <w:drawing>
                <wp:inline distT="0" distB="0" distL="0" distR="0" wp14:anchorId="10AC5DA5" wp14:editId="3F913CDD">
                  <wp:extent cx="4287520" cy="5984875"/>
                  <wp:effectExtent l="0" t="0" r="0" b="0"/>
                  <wp:docPr id="68" name="Picture 67">
                    <a:extLst xmlns:a="http://schemas.openxmlformats.org/drawingml/2006/main">
                      <a:ext uri="{FF2B5EF4-FFF2-40B4-BE49-F238E27FC236}">
                        <a16:creationId xmlns:a16="http://schemas.microsoft.com/office/drawing/2014/main" id="{F253FA3B-32C9-463F-92A2-73638791FE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F253FA3B-32C9-463F-92A2-73638791FE76}"/>
                              </a:ext>
                            </a:extLs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7520" cy="5984875"/>
                          </a:xfrm>
                          <a:prstGeom prst="rect">
                            <a:avLst/>
                          </a:prstGeom>
                          <a:noFill/>
                        </pic:spPr>
                      </pic:pic>
                    </a:graphicData>
                  </a:graphic>
                </wp:inline>
              </w:drawing>
            </w:r>
          </w:p>
        </w:tc>
      </w:tr>
      <w:tr w:rsidR="00503158" w14:paraId="30DEA77E" w14:textId="77777777" w:rsidTr="004226F4">
        <w:tc>
          <w:tcPr>
            <w:tcW w:w="988" w:type="dxa"/>
            <w:shd w:val="clear" w:color="auto" w:fill="auto"/>
            <w:vAlign w:val="center"/>
          </w:tcPr>
          <w:p w14:paraId="2D6A870F" w14:textId="77777777" w:rsidR="00503158" w:rsidRPr="00F0601E" w:rsidRDefault="00503158" w:rsidP="00F0601E">
            <w:pPr>
              <w:spacing w:after="0" w:line="240" w:lineRule="auto"/>
              <w:jc w:val="left"/>
              <w:rPr>
                <w:sz w:val="18"/>
                <w:szCs w:val="18"/>
              </w:rPr>
            </w:pPr>
            <w:r w:rsidRPr="00F0601E">
              <w:rPr>
                <w:rFonts w:hint="eastAsia"/>
                <w:sz w:val="18"/>
                <w:szCs w:val="18"/>
              </w:rPr>
              <w:lastRenderedPageBreak/>
              <w:t>USDJPY</w:t>
            </w:r>
          </w:p>
        </w:tc>
        <w:tc>
          <w:tcPr>
            <w:tcW w:w="6968" w:type="dxa"/>
            <w:shd w:val="clear" w:color="auto" w:fill="auto"/>
            <w:vAlign w:val="center"/>
          </w:tcPr>
          <w:p w14:paraId="6ACC0B69" w14:textId="2EB69918" w:rsidR="00503158" w:rsidRPr="00F0601E" w:rsidRDefault="004226F4" w:rsidP="00F0601E">
            <w:pPr>
              <w:spacing w:after="0" w:line="240" w:lineRule="auto"/>
              <w:jc w:val="center"/>
              <w:rPr>
                <w:noProof/>
                <w:sz w:val="18"/>
                <w:szCs w:val="18"/>
              </w:rPr>
            </w:pPr>
            <w:r>
              <w:rPr>
                <w:noProof/>
              </w:rPr>
              <w:drawing>
                <wp:inline distT="0" distB="0" distL="0" distR="0" wp14:anchorId="2E1BEF0F" wp14:editId="00AED4EA">
                  <wp:extent cx="4287520" cy="6029960"/>
                  <wp:effectExtent l="0" t="0" r="0" b="8890"/>
                  <wp:docPr id="69" name="Picture 68">
                    <a:extLst xmlns:a="http://schemas.openxmlformats.org/drawingml/2006/main">
                      <a:ext uri="{FF2B5EF4-FFF2-40B4-BE49-F238E27FC236}">
                        <a16:creationId xmlns:a16="http://schemas.microsoft.com/office/drawing/2014/main" id="{E4513760-8179-4F1A-8665-058A29A8AA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a:extLst>
                              <a:ext uri="{FF2B5EF4-FFF2-40B4-BE49-F238E27FC236}">
                                <a16:creationId xmlns:a16="http://schemas.microsoft.com/office/drawing/2014/main" id="{E4513760-8179-4F1A-8665-058A29A8AA55}"/>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7520" cy="6029960"/>
                          </a:xfrm>
                          <a:prstGeom prst="rect">
                            <a:avLst/>
                          </a:prstGeom>
                          <a:noFill/>
                        </pic:spPr>
                      </pic:pic>
                    </a:graphicData>
                  </a:graphic>
                </wp:inline>
              </w:drawing>
            </w:r>
          </w:p>
        </w:tc>
      </w:tr>
    </w:tbl>
    <w:p w14:paraId="68CC596C" w14:textId="77777777" w:rsidR="00DC6FAF" w:rsidRPr="00DC6FAF" w:rsidRDefault="00DC6FAF" w:rsidP="00537E69">
      <w:pPr>
        <w:pStyle w:val="Heading2"/>
        <w:numPr>
          <w:ilvl w:val="0"/>
          <w:numId w:val="0"/>
        </w:numPr>
      </w:pPr>
    </w:p>
    <w:sectPr w:rsidR="00DC6FAF" w:rsidRPr="00DC6FAF" w:rsidSect="00F86B59">
      <w:headerReference w:type="default" r:id="rId70"/>
      <w:footerReference w:type="even" r:id="rId71"/>
      <w:footerReference w:type="default" r:id="rId72"/>
      <w:type w:val="continuous"/>
      <w:pgSz w:w="11907" w:h="16839" w:code="9"/>
      <w:pgMar w:top="1151" w:right="2070" w:bottom="1729" w:left="1871" w:header="720" w:footer="720" w:gutter="0"/>
      <w:cols w:space="720" w:equalWidth="0">
        <w:col w:w="7966"/>
      </w:cols>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35B341" w14:textId="77777777" w:rsidR="00E415F9" w:rsidRDefault="00E415F9" w:rsidP="008233E7">
      <w:r>
        <w:separator/>
      </w:r>
    </w:p>
    <w:p w14:paraId="4C2AA0C6" w14:textId="77777777" w:rsidR="00E415F9" w:rsidRDefault="00E415F9"/>
  </w:endnote>
  <w:endnote w:type="continuationSeparator" w:id="0">
    <w:p w14:paraId="71596C8F" w14:textId="77777777" w:rsidR="00E415F9" w:rsidRDefault="00E415F9" w:rsidP="008233E7">
      <w:r>
        <w:continuationSeparator/>
      </w:r>
    </w:p>
    <w:p w14:paraId="0EA6AA28" w14:textId="77777777" w:rsidR="00E415F9" w:rsidRDefault="00E415F9"/>
  </w:endnote>
  <w:endnote w:type="continuationNotice" w:id="1">
    <w:p w14:paraId="186AD05E" w14:textId="77777777" w:rsidR="00E415F9" w:rsidRDefault="00E415F9" w:rsidP="0043607A">
      <w:pPr>
        <w:spacing w:after="0" w:line="240" w:lineRule="auto"/>
      </w:pPr>
    </w:p>
    <w:p w14:paraId="54C87040" w14:textId="77777777" w:rsidR="00E415F9" w:rsidRDefault="00E415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Batang">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FB2DC" w14:textId="2B6B5859" w:rsidR="00715F36" w:rsidRDefault="00715F36" w:rsidP="00F86B5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p w14:paraId="69FD6D13" w14:textId="77777777" w:rsidR="00715F36" w:rsidRDefault="00715F3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C96AB" w14:textId="50291E21" w:rsidR="00715F36" w:rsidRDefault="00715F36" w:rsidP="00F86B5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p w14:paraId="33CCE993" w14:textId="77777777" w:rsidR="00715F36" w:rsidRDefault="00715F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F587EF" w14:textId="77777777" w:rsidR="00E415F9" w:rsidRDefault="00E415F9" w:rsidP="008233E7">
      <w:r>
        <w:separator/>
      </w:r>
    </w:p>
    <w:p w14:paraId="2A6C9E5D" w14:textId="77777777" w:rsidR="00E415F9" w:rsidRDefault="00E415F9"/>
  </w:footnote>
  <w:footnote w:type="continuationSeparator" w:id="0">
    <w:p w14:paraId="4B990D5B" w14:textId="77777777" w:rsidR="00E415F9" w:rsidRDefault="00E415F9" w:rsidP="008233E7">
      <w:r>
        <w:continuationSeparator/>
      </w:r>
    </w:p>
    <w:p w14:paraId="49A228DC" w14:textId="77777777" w:rsidR="00E415F9" w:rsidRDefault="00E415F9"/>
  </w:footnote>
  <w:footnote w:type="continuationNotice" w:id="1">
    <w:p w14:paraId="28B9B37C" w14:textId="77777777" w:rsidR="00E415F9" w:rsidRDefault="00E415F9" w:rsidP="0043607A">
      <w:pPr>
        <w:spacing w:after="0" w:line="240" w:lineRule="auto"/>
      </w:pPr>
    </w:p>
    <w:p w14:paraId="772775E2" w14:textId="77777777" w:rsidR="00E415F9" w:rsidRDefault="00E415F9"/>
  </w:footnote>
  <w:footnote w:id="2">
    <w:p w14:paraId="4F8D01C3" w14:textId="77777777" w:rsidR="00715F36" w:rsidRPr="00484039" w:rsidRDefault="00715F36" w:rsidP="00484039">
      <w:pPr>
        <w:pStyle w:val="FootnoteText"/>
      </w:pPr>
      <w:r w:rsidRPr="00484039">
        <w:footnoteRef/>
      </w:r>
      <w:r w:rsidRPr="00484039">
        <w:t xml:space="preserve"> Neely, Christopher J. &amp; Weller, Paul A. (2011). Technical Analysis in the Foreign Exchange Market. Working Paper 2011-001B, Research Division, Federal Reserve Bank of St. Louis. </w:t>
      </w:r>
      <w:hyperlink r:id="rId1" w:history="1">
        <w:r w:rsidRPr="00484039">
          <w:rPr>
            <w:rStyle w:val="Hyperlink"/>
            <w:color w:val="000000"/>
            <w:u w:val="none"/>
          </w:rPr>
          <w:t>http://research.stlouisfed.org/wp/2011/2011-001.pdf</w:t>
        </w:r>
      </w:hyperlink>
      <w:r w:rsidRPr="00484039">
        <w:t xml:space="preserve"> </w:t>
      </w:r>
    </w:p>
  </w:footnote>
  <w:footnote w:id="3">
    <w:p w14:paraId="6F897D17" w14:textId="77777777" w:rsidR="00715F36" w:rsidRPr="00484039" w:rsidRDefault="00715F36" w:rsidP="00484039">
      <w:pPr>
        <w:pStyle w:val="FootnoteText"/>
      </w:pPr>
      <w:r w:rsidRPr="00484039">
        <w:rPr>
          <w:rStyle w:val="FootnoteReference"/>
          <w:vertAlign w:val="baseline"/>
        </w:rPr>
        <w:footnoteRef/>
      </w:r>
      <w:r w:rsidRPr="00484039">
        <w:t xml:space="preserve"> Hobson, M.P. (2011). Technical Analysis. Cavendish Astrophysics, University of Cambridge. </w:t>
      </w:r>
      <w:hyperlink r:id="rId2" w:history="1">
        <w:r w:rsidRPr="00484039">
          <w:rPr>
            <w:rStyle w:val="Hyperlink"/>
            <w:color w:val="000000"/>
            <w:u w:val="none"/>
          </w:rPr>
          <w:t>http://www.mrao.cam.ac.uk/~mph/Technical_Analysis.pdf</w:t>
        </w:r>
      </w:hyperlink>
      <w:r w:rsidRPr="00484039">
        <w:t xml:space="preserve"> </w:t>
      </w:r>
    </w:p>
  </w:footnote>
  <w:footnote w:id="4">
    <w:p w14:paraId="0890C0BD" w14:textId="77777777" w:rsidR="00715F36" w:rsidRPr="00484039" w:rsidRDefault="00715F36" w:rsidP="00484039">
      <w:pPr>
        <w:pStyle w:val="FootnoteText"/>
      </w:pPr>
      <w:r w:rsidRPr="00484039">
        <w:rPr>
          <w:rStyle w:val="FootnoteReference"/>
          <w:vertAlign w:val="baseline"/>
        </w:rPr>
        <w:footnoteRef/>
      </w:r>
      <w:r w:rsidRPr="00484039">
        <w:t xml:space="preserve"> </w:t>
      </w:r>
      <w:proofErr w:type="spellStart"/>
      <w:r w:rsidRPr="00484039">
        <w:t>Pukthuanthong</w:t>
      </w:r>
      <w:proofErr w:type="spellEnd"/>
      <w:r w:rsidRPr="00484039">
        <w:t xml:space="preserve">-Le, K., </w:t>
      </w:r>
      <w:proofErr w:type="spellStart"/>
      <w:r w:rsidRPr="00484039">
        <w:t>Levich</w:t>
      </w:r>
      <w:proofErr w:type="spellEnd"/>
      <w:r w:rsidRPr="00484039">
        <w:t xml:space="preserve">, R.M. &amp; Thomas III, </w:t>
      </w:r>
      <w:proofErr w:type="spellStart"/>
      <w:r w:rsidRPr="00484039">
        <w:t>Lee.R</w:t>
      </w:r>
      <w:proofErr w:type="spellEnd"/>
      <w:r w:rsidRPr="00484039">
        <w:t xml:space="preserve">. (2006). Do Foreign Exchange Markets Still Trend? The Journal of Portfolio Management 34(1). </w:t>
      </w:r>
      <w:hyperlink r:id="rId3" w:history="1">
        <w:r w:rsidRPr="00484039">
          <w:rPr>
            <w:rStyle w:val="Hyperlink"/>
            <w:color w:val="000000"/>
            <w:u w:val="none"/>
          </w:rPr>
          <w:t>http://people.stern.nyu.edu/rlevich/wp/PLT1.pdf</w:t>
        </w:r>
      </w:hyperlink>
      <w:r w:rsidRPr="00484039">
        <w:t xml:space="preserve"> </w:t>
      </w:r>
    </w:p>
  </w:footnote>
  <w:footnote w:id="5">
    <w:p w14:paraId="343EBCFF" w14:textId="77777777" w:rsidR="00715F36" w:rsidRPr="00484039" w:rsidRDefault="00715F36" w:rsidP="00484039">
      <w:pPr>
        <w:pStyle w:val="FootnoteText"/>
      </w:pPr>
      <w:r w:rsidRPr="00484039">
        <w:footnoteRef/>
      </w:r>
      <w:r w:rsidRPr="00484039">
        <w:t xml:space="preserve"> </w:t>
      </w:r>
      <w:proofErr w:type="spellStart"/>
      <w:r w:rsidRPr="00484039">
        <w:t>Towmey</w:t>
      </w:r>
      <w:proofErr w:type="spellEnd"/>
      <w:r w:rsidRPr="00484039">
        <w:t>, B. (2012). Inside the Currency Market – Mechanics, Valuation, and Strategies, P.289-290. John Wiley &amp; Sons, Inc, ISBN 978-0-470-95275-7 (hardback); ISBN 978-1-118-14933-1 (</w:t>
      </w:r>
      <w:proofErr w:type="spellStart"/>
      <w:r w:rsidRPr="00484039">
        <w:t>ebk</w:t>
      </w:r>
      <w:proofErr w:type="spellEnd"/>
      <w:r w:rsidRPr="00484039">
        <w:t>); ISBN 978-1-118-14934-8 (</w:t>
      </w:r>
      <w:proofErr w:type="spellStart"/>
      <w:r w:rsidRPr="00484039">
        <w:t>ebk</w:t>
      </w:r>
      <w:proofErr w:type="spellEnd"/>
      <w:r w:rsidRPr="00484039">
        <w:t>); ISBN 978-1-118-14935-5 (</w:t>
      </w:r>
      <w:proofErr w:type="spellStart"/>
      <w:r w:rsidRPr="00484039">
        <w:t>ebk</w:t>
      </w:r>
      <w:proofErr w:type="spellEnd"/>
      <w:r w:rsidRPr="00484039">
        <w:t>).</w:t>
      </w:r>
    </w:p>
  </w:footnote>
  <w:footnote w:id="6">
    <w:p w14:paraId="65E54E2A" w14:textId="77777777" w:rsidR="00715F36" w:rsidRPr="00484039" w:rsidRDefault="00715F36" w:rsidP="00484039">
      <w:pPr>
        <w:pStyle w:val="FootnoteText"/>
      </w:pPr>
      <w:r w:rsidRPr="00484039">
        <w:footnoteRef/>
      </w:r>
      <w:r w:rsidRPr="00484039">
        <w:t xml:space="preserve"> </w:t>
      </w:r>
      <w:proofErr w:type="spellStart"/>
      <w:r w:rsidRPr="00484039">
        <w:t>Lashinski</w:t>
      </w:r>
      <w:proofErr w:type="spellEnd"/>
      <w:r w:rsidRPr="00484039">
        <w:t xml:space="preserve">, V. (2008). </w:t>
      </w:r>
      <w:proofErr w:type="spellStart"/>
      <w:r w:rsidRPr="00484039">
        <w:t>Ichimoku</w:t>
      </w:r>
      <w:proofErr w:type="spellEnd"/>
      <w:r w:rsidRPr="00484039">
        <w:t xml:space="preserve"> Kinko Hyo, P.42 to 49. Journal of Technical Analysis 2008 Summer / Fall, Issue 65. Market Technicians Association, </w:t>
      </w:r>
      <w:proofErr w:type="gramStart"/>
      <w:r w:rsidRPr="00484039">
        <w:t>Inc..</w:t>
      </w:r>
      <w:proofErr w:type="gramEnd"/>
      <w:r w:rsidRPr="00484039">
        <w:t xml:space="preserve"> </w:t>
      </w:r>
      <w:hyperlink r:id="rId4" w:history="1">
        <w:r w:rsidRPr="00484039">
          <w:rPr>
            <w:rStyle w:val="Hyperlink"/>
            <w:color w:val="000000"/>
            <w:u w:val="none"/>
          </w:rPr>
          <w:t>https://www.yumpu.com/en/document/read/11279567/journal-of-technical-analysis-market-technicians-association</w:t>
        </w:r>
      </w:hyperlink>
    </w:p>
  </w:footnote>
  <w:footnote w:id="7">
    <w:p w14:paraId="28F47EB2" w14:textId="77777777" w:rsidR="00715F36" w:rsidRPr="00484039" w:rsidRDefault="00715F36" w:rsidP="00484039">
      <w:pPr>
        <w:pStyle w:val="FootnoteText"/>
      </w:pPr>
      <w:r w:rsidRPr="00484039">
        <w:footnoteRef/>
      </w:r>
      <w:r w:rsidRPr="00484039">
        <w:t xml:space="preserve"> Deng, S. &amp; Sakurai, A. (2014). Short-term foreign exchange rate trading based on the support/resistance level of </w:t>
      </w:r>
      <w:proofErr w:type="spellStart"/>
      <w:r w:rsidRPr="00484039">
        <w:t>Ichimoku</w:t>
      </w:r>
      <w:proofErr w:type="spellEnd"/>
      <w:r w:rsidRPr="00484039">
        <w:t xml:space="preserve"> </w:t>
      </w:r>
      <w:proofErr w:type="spellStart"/>
      <w:r w:rsidRPr="00484039">
        <w:t>Kinkohyo</w:t>
      </w:r>
      <w:proofErr w:type="spellEnd"/>
      <w:r w:rsidRPr="00484039">
        <w:t xml:space="preserve">. Institute of Electrical and Electronics Engineers. </w:t>
      </w:r>
      <w:hyperlink r:id="rId5" w:history="1">
        <w:r w:rsidRPr="00484039">
          <w:rPr>
            <w:rStyle w:val="Hyperlink"/>
            <w:color w:val="000000"/>
            <w:u w:val="none"/>
          </w:rPr>
          <w:t>https://ieeexplore.ieee.org/abstract/document/6948127</w:t>
        </w:r>
      </w:hyperlink>
    </w:p>
  </w:footnote>
  <w:footnote w:id="8">
    <w:p w14:paraId="46AD398C" w14:textId="77777777" w:rsidR="00715F36" w:rsidRPr="00484039" w:rsidRDefault="00715F36" w:rsidP="00484039">
      <w:pPr>
        <w:pStyle w:val="FootnoteText"/>
      </w:pPr>
      <w:r w:rsidRPr="00484039">
        <w:footnoteRef/>
      </w:r>
      <w:r w:rsidRPr="00484039">
        <w:t xml:space="preserve"> </w:t>
      </w:r>
      <w:proofErr w:type="spellStart"/>
      <w:r w:rsidRPr="00484039">
        <w:t>Okunev</w:t>
      </w:r>
      <w:proofErr w:type="spellEnd"/>
      <w:r w:rsidRPr="00484039">
        <w:t xml:space="preserve">, J. &amp; White, Derek (2001). Do Momentum Based Strategies Still Work In Foreign Currency </w:t>
      </w:r>
      <w:proofErr w:type="gramStart"/>
      <w:r w:rsidRPr="00484039">
        <w:t>Markets?.</w:t>
      </w:r>
      <w:proofErr w:type="gramEnd"/>
      <w:r w:rsidRPr="00484039">
        <w:t xml:space="preserve"> </w:t>
      </w:r>
      <w:hyperlink r:id="rId6" w:history="1">
        <w:r w:rsidRPr="00484039">
          <w:rPr>
            <w:rStyle w:val="Hyperlink"/>
            <w:color w:val="000000"/>
            <w:u w:val="none"/>
          </w:rPr>
          <w:t>http://wwwdocs.fce.unsw.edu.au/banking/workpap/currency.pdf</w:t>
        </w:r>
      </w:hyperlink>
    </w:p>
  </w:footnote>
  <w:footnote w:id="9">
    <w:p w14:paraId="7E858340" w14:textId="77777777" w:rsidR="00715F36" w:rsidRPr="00484039" w:rsidRDefault="00715F36" w:rsidP="00484039">
      <w:pPr>
        <w:pStyle w:val="FootnoteText"/>
      </w:pPr>
      <w:r w:rsidRPr="00484039">
        <w:footnoteRef/>
      </w:r>
      <w:r w:rsidRPr="00484039">
        <w:t xml:space="preserve"> </w:t>
      </w:r>
      <w:proofErr w:type="spellStart"/>
      <w:r w:rsidRPr="00484039">
        <w:t>Pukthuanthong</w:t>
      </w:r>
      <w:proofErr w:type="spellEnd"/>
      <w:r w:rsidRPr="00484039">
        <w:t xml:space="preserve">, K. and Thomas III (2008), Lee R. </w:t>
      </w:r>
      <w:proofErr w:type="gramStart"/>
      <w:r w:rsidRPr="00484039">
        <w:t>Weak</w:t>
      </w:r>
      <w:proofErr w:type="gramEnd"/>
      <w:r w:rsidRPr="00484039">
        <w:t xml:space="preserve">-Form Efficiency in Currency Markets., Financial Analysts Journal 64(3). </w:t>
      </w:r>
      <w:hyperlink r:id="rId7" w:history="1">
        <w:r w:rsidRPr="00484039">
          <w:rPr>
            <w:rStyle w:val="Hyperlink"/>
            <w:color w:val="000000"/>
            <w:u w:val="none"/>
          </w:rPr>
          <w:t>https://www.researchgate.net/publication/228258482_Weak-Form_Efficiency_in_Currency_Markets</w:t>
        </w:r>
      </w:hyperlink>
    </w:p>
  </w:footnote>
  <w:footnote w:id="10">
    <w:p w14:paraId="630934D2" w14:textId="77777777" w:rsidR="00715F36" w:rsidRPr="00484039" w:rsidRDefault="00715F36" w:rsidP="00484039">
      <w:pPr>
        <w:pStyle w:val="FootnoteText"/>
      </w:pPr>
      <w:r w:rsidRPr="00484039">
        <w:footnoteRef/>
      </w:r>
      <w:r w:rsidRPr="00484039">
        <w:t xml:space="preserve"> Rohrbach, J., </w:t>
      </w:r>
      <w:proofErr w:type="spellStart"/>
      <w:r w:rsidRPr="00484039">
        <w:t>Suremann</w:t>
      </w:r>
      <w:proofErr w:type="spellEnd"/>
      <w:r w:rsidRPr="00484039">
        <w:t xml:space="preserve">, S. &amp; </w:t>
      </w:r>
      <w:proofErr w:type="spellStart"/>
      <w:r w:rsidRPr="00484039">
        <w:t>Osterrieder</w:t>
      </w:r>
      <w:proofErr w:type="spellEnd"/>
      <w:r w:rsidRPr="00484039">
        <w:t xml:space="preserve">, J. (2017). Momentum and Trend Following Trading Strategies for Currencies Revisited - Combining Academia and Industry. Zurich University of Applied Sciences. </w:t>
      </w:r>
      <w:hyperlink r:id="rId8" w:history="1">
        <w:r w:rsidRPr="00484039">
          <w:rPr>
            <w:rStyle w:val="Hyperlink"/>
            <w:color w:val="000000"/>
            <w:u w:val="none"/>
          </w:rPr>
          <w:t>https://papers.ssrn.com/sol3/papers.cfm?abstract_id=2949379</w:t>
        </w:r>
      </w:hyperlink>
      <w:r w:rsidRPr="00484039">
        <w:t xml:space="preserve"> </w:t>
      </w:r>
    </w:p>
  </w:footnote>
  <w:footnote w:id="11">
    <w:p w14:paraId="733C3ED1" w14:textId="77777777" w:rsidR="00715F36" w:rsidRPr="00484039" w:rsidRDefault="00715F36" w:rsidP="00484039">
      <w:pPr>
        <w:pStyle w:val="FootnoteText"/>
      </w:pPr>
      <w:r w:rsidRPr="00484039">
        <w:footnoteRef/>
      </w:r>
      <w:r w:rsidRPr="00484039">
        <w:t xml:space="preserve"> Anderson, B. &amp; Li, S. (2015). An investigation of the relative strength index. Banks and Bank Systems, Volume 10, Issue 1, 2015. </w:t>
      </w:r>
      <w:hyperlink r:id="rId9" w:history="1">
        <w:r w:rsidRPr="00484039">
          <w:rPr>
            <w:rStyle w:val="Hyperlink"/>
            <w:color w:val="000000"/>
            <w:u w:val="none"/>
          </w:rPr>
          <w:t>https://www.researchgate.net/publication/283691105_An_investigation_of_the_relative_strength_index</w:t>
        </w:r>
      </w:hyperlink>
    </w:p>
  </w:footnote>
  <w:footnote w:id="12">
    <w:p w14:paraId="6942D2A8" w14:textId="77777777" w:rsidR="00715F36" w:rsidRPr="00484039" w:rsidRDefault="00715F36" w:rsidP="00484039">
      <w:pPr>
        <w:pStyle w:val="FootnoteText"/>
      </w:pPr>
      <w:r w:rsidRPr="00484039">
        <w:footnoteRef/>
      </w:r>
      <w:r w:rsidRPr="00484039">
        <w:t xml:space="preserve"> Lane, George C. (1990). Lane’s Stochastics. Stocks &amp; Commodities V. 2:3 (87-90). </w:t>
      </w:r>
      <w:hyperlink r:id="rId10" w:history="1">
        <w:r w:rsidRPr="00484039">
          <w:rPr>
            <w:rStyle w:val="Hyperlink"/>
            <w:color w:val="000000"/>
            <w:u w:val="none"/>
          </w:rPr>
          <w:t>https://www.forexfactory.com/attachment.php/1410270?attachmentid=1410270&amp;d=1397915452</w:t>
        </w:r>
      </w:hyperlink>
      <w:r w:rsidRPr="00484039">
        <w:t xml:space="preserve"> </w:t>
      </w:r>
    </w:p>
  </w:footnote>
  <w:footnote w:id="13">
    <w:p w14:paraId="43986540" w14:textId="77777777" w:rsidR="00715F36" w:rsidRPr="00484039" w:rsidRDefault="00715F36" w:rsidP="00484039">
      <w:pPr>
        <w:pStyle w:val="FootnoteText"/>
      </w:pPr>
      <w:r w:rsidRPr="00484039">
        <w:footnoteRef/>
      </w:r>
      <w:r w:rsidRPr="00484039">
        <w:t xml:space="preserve"> Murphy, John J. (1999). Technical analysis of the financial markets. Larry Williams % R, Point and Figure Charting, ISBN 0-7352-0066-1.</w:t>
      </w:r>
    </w:p>
  </w:footnote>
  <w:footnote w:id="14">
    <w:p w14:paraId="48712982" w14:textId="77777777" w:rsidR="00715F36" w:rsidRPr="00484039" w:rsidRDefault="00715F36" w:rsidP="00484039">
      <w:pPr>
        <w:pStyle w:val="FootnoteText"/>
      </w:pPr>
      <w:r w:rsidRPr="00484039">
        <w:footnoteRef/>
      </w:r>
      <w:r w:rsidRPr="00484039">
        <w:t xml:space="preserve"> Bhavani, N. Ganga &amp; Pichai, A. (2016). A Study of the Euro and U.S Dollar in the foreign exchange market using technical analysis tools. Innovative Journal of Business and Management 5:5, November –December (2016) 116 – 101., </w:t>
      </w:r>
      <w:hyperlink r:id="rId11" w:history="1">
        <w:r w:rsidRPr="00484039">
          <w:rPr>
            <w:rStyle w:val="Hyperlink"/>
            <w:color w:val="000000"/>
            <w:u w:val="none"/>
          </w:rPr>
          <w:t>https://www.researchgate.net/publication/312623592_A_STUDY_OF_THE_EURO_AND_US_DOLLAR_IN_THE_FOREIGN_EXCHANGE_MARKET_USING_TECHNICAL_ANALYSIS_TOOLS</w:t>
        </w:r>
      </w:hyperlink>
      <w:r w:rsidRPr="00484039">
        <w:t xml:space="preserve"> </w:t>
      </w:r>
    </w:p>
  </w:footnote>
  <w:footnote w:id="15">
    <w:p w14:paraId="3852313A" w14:textId="77777777" w:rsidR="00715F36" w:rsidRPr="00484039" w:rsidRDefault="00715F36" w:rsidP="00484039">
      <w:pPr>
        <w:pStyle w:val="FootnoteText"/>
      </w:pPr>
      <w:r w:rsidRPr="00484039">
        <w:footnoteRef/>
      </w:r>
      <w:r w:rsidRPr="00484039">
        <w:t xml:space="preserve"> William, L. (2011). Williams Percent R Indicator (%R). Larry Williams CTI Publishing, 2011. </w:t>
      </w:r>
      <w:hyperlink r:id="rId12" w:history="1">
        <w:r w:rsidRPr="00484039">
          <w:rPr>
            <w:rStyle w:val="Hyperlink"/>
            <w:color w:val="000000"/>
            <w:u w:val="none"/>
          </w:rPr>
          <w:t>http://williamspercentr.com/</w:t>
        </w:r>
      </w:hyperlink>
    </w:p>
  </w:footnote>
  <w:footnote w:id="16">
    <w:p w14:paraId="44373F1C" w14:textId="77777777" w:rsidR="00715F36" w:rsidRPr="00484039" w:rsidRDefault="00715F36" w:rsidP="00484039">
      <w:pPr>
        <w:pStyle w:val="FootnoteText"/>
      </w:pPr>
      <w:r w:rsidRPr="00484039">
        <w:footnoteRef/>
      </w:r>
      <w:r w:rsidRPr="00484039">
        <w:t xml:space="preserve"> “Technical analysis of the financial markets”, Larry Williams % R, Point and Figure Charting, ISBN 0-7352-0066-1 John J. Murphy, 1999.</w:t>
      </w:r>
    </w:p>
  </w:footnote>
  <w:footnote w:id="17">
    <w:p w14:paraId="167CE220" w14:textId="77777777" w:rsidR="00715F36" w:rsidRPr="00F0601E" w:rsidRDefault="00715F36" w:rsidP="004E2A3A">
      <w:pPr>
        <w:pStyle w:val="FootnoteText"/>
        <w:rPr>
          <w:rFonts w:eastAsia="PMingLiU"/>
          <w:lang w:eastAsia="zh-TW"/>
        </w:rPr>
      </w:pPr>
      <w:r>
        <w:rPr>
          <w:rStyle w:val="FootnoteReference"/>
        </w:rPr>
        <w:footnoteRef/>
      </w:r>
      <w:r w:rsidRPr="004E2A3A">
        <w:t xml:space="preserve"> </w:t>
      </w:r>
      <w:proofErr w:type="spellStart"/>
      <w:r w:rsidRPr="004E2A3A">
        <w:t>Maitah</w:t>
      </w:r>
      <w:proofErr w:type="spellEnd"/>
      <w:r>
        <w:t xml:space="preserve">, M., </w:t>
      </w:r>
      <w:proofErr w:type="spellStart"/>
      <w:r w:rsidRPr="004E2A3A">
        <w:t>Prochazka</w:t>
      </w:r>
      <w:proofErr w:type="spellEnd"/>
      <w:r>
        <w:t>, P.</w:t>
      </w:r>
      <w:r w:rsidRPr="004E2A3A">
        <w:t>, Cermak</w:t>
      </w:r>
      <w:r>
        <w:t xml:space="preserve">, M. &amp; </w:t>
      </w:r>
      <w:proofErr w:type="spellStart"/>
      <w:r w:rsidRPr="004E2A3A">
        <w:t>Šrédl</w:t>
      </w:r>
      <w:proofErr w:type="spellEnd"/>
      <w:r>
        <w:t xml:space="preserve">, K. (2016). Commodity Channel Index: Evaluation of Trading Rule of Agricultural Commodities. </w:t>
      </w:r>
      <w:r w:rsidRPr="004E2A3A">
        <w:t xml:space="preserve">International Journal of Economics and Financial Issues, 2016, 6(1), 176-178. </w:t>
      </w:r>
      <w:r>
        <w:t xml:space="preserve"> </w:t>
      </w:r>
      <w:r w:rsidRPr="004E2A3A">
        <w:t>http://www.econjournals.com/index.php/ijefi/article/download/1648/pdf</w:t>
      </w:r>
    </w:p>
  </w:footnote>
  <w:footnote w:id="18">
    <w:p w14:paraId="4FFBAE01" w14:textId="77777777" w:rsidR="00715F36" w:rsidRPr="002F3F3F" w:rsidRDefault="00715F36" w:rsidP="00406170">
      <w:pPr>
        <w:pStyle w:val="FootnoteText"/>
      </w:pPr>
      <w:r>
        <w:rPr>
          <w:rStyle w:val="FootnoteReference"/>
        </w:rPr>
        <w:footnoteRef/>
      </w:r>
      <w:r>
        <w:t xml:space="preserve"> </w:t>
      </w:r>
      <w:proofErr w:type="spellStart"/>
      <w:r w:rsidRPr="00406170">
        <w:t>Roudgar</w:t>
      </w:r>
      <w:proofErr w:type="spellEnd"/>
      <w:r>
        <w:t xml:space="preserve">, E. (2012). Forecasting Foreign Exchange Market Trends: Is Technical Analysis Perspective </w:t>
      </w:r>
      <w:proofErr w:type="gramStart"/>
      <w:r>
        <w:t>Successful?.</w:t>
      </w:r>
      <w:proofErr w:type="gramEnd"/>
      <w:r>
        <w:t xml:space="preserve"> Institute of Graduate Studies and </w:t>
      </w:r>
      <w:proofErr w:type="gramStart"/>
      <w:r>
        <w:t xml:space="preserve">Research, </w:t>
      </w:r>
      <w:r w:rsidRPr="00406170">
        <w:t xml:space="preserve"> </w:t>
      </w:r>
      <w:r>
        <w:t>Eastern</w:t>
      </w:r>
      <w:proofErr w:type="gramEnd"/>
      <w:r>
        <w:t xml:space="preserve"> Mediterranean University. </w:t>
      </w:r>
      <w:hyperlink r:id="rId13" w:history="1">
        <w:r w:rsidRPr="00406170">
          <w:rPr>
            <w:rStyle w:val="Hyperlink"/>
          </w:rPr>
          <w:t>http://citeseerx.ist.psu.edu/viewdoc/download?doi=10.1.1.938.1143&amp;rep=rep1&amp;type=pdf</w:t>
        </w:r>
      </w:hyperlink>
    </w:p>
  </w:footnote>
  <w:footnote w:id="19">
    <w:p w14:paraId="054F480A" w14:textId="77777777" w:rsidR="00715F36" w:rsidRPr="00484039" w:rsidRDefault="00715F36" w:rsidP="00484039">
      <w:pPr>
        <w:pStyle w:val="FootnoteText"/>
      </w:pPr>
      <w:r w:rsidRPr="00484039">
        <w:footnoteRef/>
      </w:r>
      <w:r w:rsidRPr="00484039">
        <w:t xml:space="preserve"> Marek, P. &amp; Markova, V. (2020). Optimization and Testing of Money Flow Index. 19th Conference of Applied Mathematics. </w:t>
      </w:r>
      <w:hyperlink r:id="rId14" w:history="1">
        <w:r w:rsidRPr="00484039">
          <w:rPr>
            <w:rStyle w:val="Hyperlink"/>
            <w:color w:val="000000"/>
            <w:u w:val="none"/>
          </w:rPr>
          <w:t>https://www.researchgate.net/publication/339029303_Optimization_and_Testing_of_Money_Flow_Index</w:t>
        </w:r>
      </w:hyperlink>
      <w:r w:rsidRPr="00484039">
        <w:t xml:space="preserve"> </w:t>
      </w:r>
    </w:p>
  </w:footnote>
  <w:footnote w:id="20">
    <w:p w14:paraId="4D8B5BC8" w14:textId="77777777" w:rsidR="00715F36" w:rsidRPr="00484039" w:rsidRDefault="00715F36" w:rsidP="00484039">
      <w:pPr>
        <w:pStyle w:val="FootnoteText"/>
      </w:pPr>
      <w:r w:rsidRPr="00484039">
        <w:footnoteRef/>
      </w:r>
      <w:r w:rsidRPr="00484039">
        <w:t xml:space="preserve"> </w:t>
      </w:r>
      <w:proofErr w:type="spellStart"/>
      <w:r w:rsidRPr="00484039">
        <w:t>Bartkus</w:t>
      </w:r>
      <w:proofErr w:type="spellEnd"/>
      <w:r w:rsidRPr="00484039">
        <w:t xml:space="preserve">, C. (2018). Using the relative strength index for active investments in the foreign exchange market. </w:t>
      </w:r>
      <w:hyperlink r:id="rId15" w:history="1">
        <w:r w:rsidRPr="00484039">
          <w:rPr>
            <w:rStyle w:val="Hyperlink"/>
            <w:color w:val="000000"/>
            <w:u w:val="none"/>
          </w:rPr>
          <w:t>http://doi.prz.edu.pl/pl/pdf/zim/358</w:t>
        </w:r>
      </w:hyperlink>
      <w:r w:rsidRPr="00484039">
        <w:t xml:space="preserve"> </w:t>
      </w:r>
    </w:p>
  </w:footnote>
  <w:footnote w:id="21">
    <w:p w14:paraId="764CF1AD" w14:textId="77777777" w:rsidR="00715F36" w:rsidRPr="00484039" w:rsidRDefault="00715F36" w:rsidP="00484039">
      <w:pPr>
        <w:pStyle w:val="FootnoteText"/>
      </w:pPr>
      <w:r w:rsidRPr="00484039">
        <w:footnoteRef/>
      </w:r>
      <w:r w:rsidRPr="00484039">
        <w:t xml:space="preserve"> </w:t>
      </w:r>
      <w:proofErr w:type="spellStart"/>
      <w:r w:rsidRPr="00484039">
        <w:t>Ilic</w:t>
      </w:r>
      <w:proofErr w:type="spellEnd"/>
      <w:r w:rsidRPr="00484039">
        <w:t xml:space="preserve">, V. &amp; </w:t>
      </w:r>
      <w:proofErr w:type="spellStart"/>
      <w:r w:rsidRPr="00484039">
        <w:t>Brtka</w:t>
      </w:r>
      <w:proofErr w:type="spellEnd"/>
      <w:r w:rsidRPr="00484039">
        <w:t xml:space="preserve">, V. (2011). Evaluation of algorithmic strategies for trading on foreign exchange market. Information and Communication Technologies for Small and Medium Enterprises (ICT-SME’s2011). </w:t>
      </w:r>
      <w:hyperlink r:id="rId16" w:history="1">
        <w:r w:rsidRPr="00484039">
          <w:rPr>
            <w:rStyle w:val="Hyperlink"/>
            <w:color w:val="000000"/>
            <w:u w:val="none"/>
          </w:rPr>
          <w:t>https://www.researchgate.net/publication/299287406_Evaluation_of_algorithmic_strategies_for_trading_on_foreign_exchange_market</w:t>
        </w:r>
      </w:hyperlink>
    </w:p>
  </w:footnote>
  <w:footnote w:id="22">
    <w:p w14:paraId="00E07AE1" w14:textId="77777777" w:rsidR="00715F36" w:rsidRPr="00484039" w:rsidRDefault="00715F36" w:rsidP="00484039">
      <w:pPr>
        <w:pStyle w:val="FootnoteText"/>
      </w:pPr>
      <w:r w:rsidRPr="00484039">
        <w:footnoteRef/>
      </w:r>
      <w:r w:rsidRPr="00484039">
        <w:t xml:space="preserve"> Hamilton, A. (2018). Understanding Exchange Rates and Why They Are Important. Bulletin -December 2018 | Finance. </w:t>
      </w:r>
      <w:hyperlink r:id="rId17" w:history="1">
        <w:r w:rsidRPr="00484039">
          <w:rPr>
            <w:rStyle w:val="Hyperlink"/>
            <w:color w:val="000000"/>
            <w:u w:val="none"/>
          </w:rPr>
          <w:t>https://www.rba.gov.au/publications/bulletin/2018/dec/understanding-exchange-rates-and-why-they-are-important.html</w:t>
        </w:r>
      </w:hyperlink>
    </w:p>
  </w:footnote>
  <w:footnote w:id="23">
    <w:p w14:paraId="3ED6B51F" w14:textId="77777777" w:rsidR="00715F36" w:rsidRPr="00484039" w:rsidRDefault="00715F36" w:rsidP="00484039">
      <w:pPr>
        <w:pStyle w:val="FootnoteText"/>
      </w:pPr>
      <w:r w:rsidRPr="00484039">
        <w:footnoteRef/>
      </w:r>
      <w:r w:rsidRPr="00484039">
        <w:t xml:space="preserve"> Bettendorf, T. &amp; Heinlein, R. (2019). Connectedness between G10 Currencies: Searching for the Causal Structure. Discussion Paper Deutsche Bundesbank No 06/2019. </w:t>
      </w:r>
      <w:hyperlink r:id="rId18" w:history="1">
        <w:r w:rsidRPr="00484039">
          <w:rPr>
            <w:rStyle w:val="Hyperlink"/>
            <w:color w:val="000000"/>
            <w:u w:val="none"/>
          </w:rPr>
          <w:t>https://papers.ssrn.com/sol3/papers.cfm?abstract_id=3337431</w:t>
        </w:r>
      </w:hyperlink>
      <w:r w:rsidRPr="00484039">
        <w:t xml:space="preserve"> </w:t>
      </w:r>
    </w:p>
  </w:footnote>
  <w:footnote w:id="24">
    <w:p w14:paraId="4DEF469F" w14:textId="77777777" w:rsidR="00715F36" w:rsidRPr="00484039" w:rsidRDefault="00715F36" w:rsidP="00484039">
      <w:pPr>
        <w:pStyle w:val="FootnoteText"/>
      </w:pPr>
      <w:r w:rsidRPr="00484039">
        <w:footnoteRef/>
      </w:r>
      <w:r w:rsidRPr="00484039">
        <w:t xml:space="preserve"> Rohrbach, J., </w:t>
      </w:r>
      <w:proofErr w:type="spellStart"/>
      <w:r w:rsidRPr="00484039">
        <w:t>Suremann</w:t>
      </w:r>
      <w:proofErr w:type="spellEnd"/>
      <w:r w:rsidRPr="00484039">
        <w:t xml:space="preserve">, S. &amp; </w:t>
      </w:r>
      <w:proofErr w:type="spellStart"/>
      <w:r w:rsidRPr="00484039">
        <w:t>Osterrieder</w:t>
      </w:r>
      <w:proofErr w:type="spellEnd"/>
      <w:r w:rsidRPr="00484039">
        <w:t xml:space="preserve">, J. (2017). Momentum and Trend Following Trading Strategies for Currencies Revisited - Combining Academia and Industry. </w:t>
      </w:r>
      <w:hyperlink r:id="rId19" w:history="1">
        <w:r w:rsidRPr="00484039">
          <w:rPr>
            <w:rStyle w:val="Hyperlink"/>
            <w:color w:val="000000"/>
            <w:u w:val="none"/>
          </w:rPr>
          <w:t>https://papers.ssrn.com/sol3/papers.cfm?abstract_id=2949379</w:t>
        </w:r>
      </w:hyperlink>
      <w:r w:rsidRPr="00484039">
        <w:t xml:space="preserve"> </w:t>
      </w:r>
    </w:p>
  </w:footnote>
  <w:footnote w:id="25">
    <w:p w14:paraId="6F751754" w14:textId="5475C2FC" w:rsidR="00715F36" w:rsidRPr="00484039" w:rsidRDefault="00715F36" w:rsidP="00484039">
      <w:pPr>
        <w:pStyle w:val="FootnoteText"/>
      </w:pPr>
      <w:r w:rsidRPr="00484039">
        <w:footnoteRef/>
      </w:r>
      <w:r w:rsidRPr="00484039">
        <w:t xml:space="preserve"> </w:t>
      </w:r>
      <w:proofErr w:type="spellStart"/>
      <w:r w:rsidRPr="00484039">
        <w:t>Nasution</w:t>
      </w:r>
      <w:proofErr w:type="spellEnd"/>
      <w:r w:rsidRPr="00484039">
        <w:t xml:space="preserve">, Bona P., &amp; </w:t>
      </w:r>
      <w:proofErr w:type="spellStart"/>
      <w:r w:rsidRPr="00484039">
        <w:t>Agah</w:t>
      </w:r>
      <w:proofErr w:type="spellEnd"/>
      <w:r w:rsidRPr="00484039">
        <w:t xml:space="preserve">, A. (2000). Currency Exchange Rate Forecasting with Neural Networks. Journal of Intelligent Systems 10.3. </w:t>
      </w:r>
      <w:hyperlink r:id="rId20" w:history="1">
        <w:r w:rsidRPr="00484039">
          <w:rPr>
            <w:rStyle w:val="Hyperlink"/>
            <w:color w:val="000000"/>
            <w:u w:val="none"/>
          </w:rPr>
          <w:t>https://www.degruyter.com/view/journals/jisys/10/3/article-p219.xml</w:t>
        </w:r>
      </w:hyperlink>
    </w:p>
  </w:footnote>
  <w:footnote w:id="26">
    <w:p w14:paraId="7A0CDBFC" w14:textId="77777777" w:rsidR="00715F36" w:rsidRPr="00484039" w:rsidRDefault="00715F36" w:rsidP="00484039">
      <w:pPr>
        <w:pStyle w:val="FootnoteText"/>
      </w:pPr>
      <w:r w:rsidRPr="00484039">
        <w:footnoteRef/>
      </w:r>
      <w:r w:rsidRPr="00484039">
        <w:t xml:space="preserve"> Yao, J. &amp; Tan, C.L. (2000). A case study on using neural networks to perform technical forecasting of forex. Neurocomputing 34(1-4):79-98. </w:t>
      </w:r>
      <w:hyperlink r:id="rId21" w:history="1">
        <w:r w:rsidRPr="00484039">
          <w:rPr>
            <w:rStyle w:val="Hyperlink"/>
            <w:color w:val="000000"/>
            <w:u w:val="none"/>
          </w:rPr>
          <w:t>https://www.researchgate.net/publication/222517139_A_case_study_on_using_neural_networks_to_perform_technical_forecasting_of_forex</w:t>
        </w:r>
      </w:hyperlink>
    </w:p>
  </w:footnote>
  <w:footnote w:id="27">
    <w:p w14:paraId="5A605718" w14:textId="77777777" w:rsidR="00715F36" w:rsidRPr="00484039" w:rsidRDefault="00715F36" w:rsidP="00484039">
      <w:pPr>
        <w:pStyle w:val="FootnoteText"/>
      </w:pPr>
      <w:r w:rsidRPr="00484039">
        <w:footnoteRef/>
      </w:r>
      <w:r w:rsidRPr="00484039">
        <w:t xml:space="preserve"> </w:t>
      </w:r>
      <w:proofErr w:type="spellStart"/>
      <w:r w:rsidRPr="00484039">
        <w:t>Hryshko</w:t>
      </w:r>
      <w:proofErr w:type="spellEnd"/>
      <w:r w:rsidRPr="00484039">
        <w:t xml:space="preserve">, A. &amp; Downs, T. (2004). System for foreign exchange trading using genetic algorithms and reinforcement learning. International Journal of Systems Science 35(13). </w:t>
      </w:r>
      <w:hyperlink r:id="rId22" w:history="1">
        <w:r w:rsidRPr="00484039">
          <w:rPr>
            <w:rStyle w:val="Hyperlink"/>
            <w:color w:val="000000"/>
            <w:u w:val="none"/>
          </w:rPr>
          <w:t>https://www.researchgate.net/publication/43447963_System_for_foreign_exchange_trading_using_genetic_algorithms_and_reinforcement_learning</w:t>
        </w:r>
      </w:hyperlink>
    </w:p>
  </w:footnote>
  <w:footnote w:id="28">
    <w:p w14:paraId="3CFA19FF" w14:textId="77777777" w:rsidR="00715F36" w:rsidRPr="00484039" w:rsidRDefault="00715F36" w:rsidP="00484039">
      <w:pPr>
        <w:pStyle w:val="FootnoteText"/>
      </w:pPr>
      <w:r w:rsidRPr="00484039">
        <w:footnoteRef/>
      </w:r>
      <w:r w:rsidRPr="00484039">
        <w:t xml:space="preserve"> </w:t>
      </w:r>
      <w:proofErr w:type="spellStart"/>
      <w:r w:rsidRPr="00484039">
        <w:t>Carapuco</w:t>
      </w:r>
      <w:proofErr w:type="spellEnd"/>
      <w:r w:rsidRPr="00484039">
        <w:t xml:space="preserve">, J.M.B (2017). Reinforcement Learning Applied to Forex Trading. Técnico </w:t>
      </w:r>
      <w:proofErr w:type="spellStart"/>
      <w:r w:rsidRPr="00484039">
        <w:t>Lisboa</w:t>
      </w:r>
      <w:proofErr w:type="spellEnd"/>
      <w:r w:rsidRPr="00484039">
        <w:t xml:space="preserve">. </w:t>
      </w:r>
      <w:hyperlink r:id="rId23" w:history="1">
        <w:r w:rsidRPr="00484039">
          <w:rPr>
            <w:rStyle w:val="Hyperlink"/>
            <w:color w:val="000000"/>
            <w:u w:val="none"/>
          </w:rPr>
          <w:t>https://www.sciencedirect.com/science/article/abs/pii/S1568494618305349</w:t>
        </w:r>
      </w:hyperlink>
    </w:p>
  </w:footnote>
  <w:footnote w:id="29">
    <w:p w14:paraId="61C42327" w14:textId="77777777" w:rsidR="00715F36" w:rsidRPr="00484039" w:rsidRDefault="00715F36" w:rsidP="00484039">
      <w:pPr>
        <w:pStyle w:val="FootnoteText"/>
      </w:pPr>
      <w:r w:rsidRPr="00484039">
        <w:footnoteRef/>
      </w:r>
      <w:r w:rsidRPr="00484039">
        <w:t xml:space="preserve"> Song, Y. (2017). A Forex Trading System Using Evolutionary Reinforcement Learning. Worcester Polytechnic Institute. </w:t>
      </w:r>
      <w:hyperlink r:id="rId24" w:history="1">
        <w:r w:rsidRPr="00484039">
          <w:rPr>
            <w:rStyle w:val="Hyperlink"/>
            <w:color w:val="000000"/>
            <w:u w:val="none"/>
          </w:rPr>
          <w:t>https://web.wpi.edu/Pubs/ETD/Available/etd-050117-071501/unrestricted/ysong.pdf</w:t>
        </w:r>
      </w:hyperlink>
    </w:p>
  </w:footnote>
  <w:footnote w:id="30">
    <w:p w14:paraId="3C856F00" w14:textId="77777777" w:rsidR="00715F36" w:rsidRPr="00484039" w:rsidRDefault="00715F36" w:rsidP="00484039">
      <w:pPr>
        <w:pStyle w:val="FootnoteText"/>
      </w:pPr>
      <w:r w:rsidRPr="00484039">
        <w:footnoteRef/>
      </w:r>
      <w:r w:rsidRPr="00484039">
        <w:t xml:space="preserve"> </w:t>
      </w:r>
      <w:proofErr w:type="spellStart"/>
      <w:r w:rsidRPr="00484039">
        <w:t>Baasher</w:t>
      </w:r>
      <w:proofErr w:type="spellEnd"/>
      <w:r w:rsidRPr="00484039">
        <w:t xml:space="preserve">, A.A. and </w:t>
      </w:r>
      <w:proofErr w:type="spellStart"/>
      <w:r w:rsidRPr="00484039">
        <w:t>Fakhr</w:t>
      </w:r>
      <w:proofErr w:type="spellEnd"/>
      <w:r w:rsidRPr="00484039">
        <w:t xml:space="preserve">, M.W. (2017). FOREX Trend Classification using Machine Learning Techniques. Computer Science Department, Arab Academy for Science and Technology Cairo. </w:t>
      </w:r>
      <w:hyperlink r:id="rId25" w:anchor=":~:text=Foreign%20Currency%20Exchange%20market%20(Forex,trend%20is%20a%20challenging%20problem.&amp;text=This%20of%20course%20results%20in,using%20a%20single%20time%20window." w:history="1">
        <w:r w:rsidRPr="00484039">
          <w:rPr>
            <w:rStyle w:val="Hyperlink"/>
            <w:color w:val="000000"/>
            <w:u w:val="none"/>
          </w:rPr>
          <w:t>https://www.researchgate.net/publication/303080330_Forex_trend_classification_using_machine_learning_techniques</w:t>
        </w:r>
      </w:hyperlink>
    </w:p>
  </w:footnote>
  <w:footnote w:id="31">
    <w:p w14:paraId="6600390D" w14:textId="77777777" w:rsidR="00715F36" w:rsidRPr="00484039" w:rsidRDefault="00715F36" w:rsidP="00484039">
      <w:pPr>
        <w:pStyle w:val="FootnoteText"/>
      </w:pPr>
      <w:r w:rsidRPr="00484039">
        <w:footnoteRef/>
      </w:r>
      <w:r w:rsidRPr="00484039">
        <w:t xml:space="preserve"> Tsai, Y.C &amp; Wang, C.C. (2018). Deep Reinforcement Learning for Foreign Exchange Trading. </w:t>
      </w:r>
      <w:hyperlink r:id="rId26" w:history="1">
        <w:r w:rsidRPr="00484039">
          <w:rPr>
            <w:rStyle w:val="Hyperlink"/>
            <w:color w:val="000000"/>
            <w:u w:val="none"/>
          </w:rPr>
          <w:t>https://arxiv.org/abs/1908.08036</w:t>
        </w:r>
      </w:hyperlink>
    </w:p>
  </w:footnote>
  <w:footnote w:id="32">
    <w:p w14:paraId="319990B3" w14:textId="77777777" w:rsidR="00715F36" w:rsidRPr="00484039" w:rsidRDefault="00715F36" w:rsidP="00484039">
      <w:pPr>
        <w:pStyle w:val="FootnoteText"/>
      </w:pPr>
      <w:r w:rsidRPr="00484039">
        <w:footnoteRef/>
      </w:r>
      <w:r w:rsidRPr="00484039">
        <w:t xml:space="preserve"> </w:t>
      </w:r>
      <w:proofErr w:type="spellStart"/>
      <w:r w:rsidRPr="00484039">
        <w:t>Chihab</w:t>
      </w:r>
      <w:proofErr w:type="spellEnd"/>
      <w:r w:rsidRPr="00484039">
        <w:t xml:space="preserve">, Y., </w:t>
      </w:r>
      <w:proofErr w:type="spellStart"/>
      <w:r w:rsidRPr="00484039">
        <w:t>Bousbaa</w:t>
      </w:r>
      <w:proofErr w:type="spellEnd"/>
      <w:r w:rsidRPr="00484039">
        <w:t xml:space="preserve">, Z., </w:t>
      </w:r>
      <w:proofErr w:type="spellStart"/>
      <w:r w:rsidRPr="00484039">
        <w:t>Chihab</w:t>
      </w:r>
      <w:proofErr w:type="spellEnd"/>
      <w:r w:rsidRPr="00484039">
        <w:t xml:space="preserve">, M., </w:t>
      </w:r>
      <w:proofErr w:type="spellStart"/>
      <w:r w:rsidRPr="00484039">
        <w:t>Bencharef</w:t>
      </w:r>
      <w:proofErr w:type="spellEnd"/>
      <w:r w:rsidRPr="00484039">
        <w:t xml:space="preserve">, O. &amp; Ziti, S. (2019). Algo-Trading Strategy for Intraweek Foreign Exchange Speculation Based on Random Forest and </w:t>
      </w:r>
      <w:proofErr w:type="spellStart"/>
      <w:r w:rsidRPr="00484039">
        <w:t>Probit</w:t>
      </w:r>
      <w:proofErr w:type="spellEnd"/>
      <w:r w:rsidRPr="00484039">
        <w:t xml:space="preserve"> Regression. </w:t>
      </w:r>
      <w:hyperlink r:id="rId27" w:history="1">
        <w:r w:rsidRPr="00484039">
          <w:rPr>
            <w:rStyle w:val="Hyperlink"/>
            <w:color w:val="000000"/>
            <w:u w:val="none"/>
          </w:rPr>
          <w:t>https://www.hindawi.com/journals/acisc/2019/8342461/</w:t>
        </w:r>
      </w:hyperlink>
    </w:p>
  </w:footnote>
  <w:footnote w:id="33">
    <w:p w14:paraId="6B50E8DC" w14:textId="77777777" w:rsidR="00715F36" w:rsidRPr="00484039" w:rsidRDefault="00715F36" w:rsidP="00484039">
      <w:pPr>
        <w:pStyle w:val="FootnoteText"/>
        <w:rPr>
          <w:rStyle w:val="FootnoteReference"/>
          <w:vertAlign w:val="baseline"/>
        </w:rPr>
      </w:pPr>
      <w:r w:rsidRPr="00484039">
        <w:rPr>
          <w:rStyle w:val="FootnoteReference"/>
          <w:vertAlign w:val="baseline"/>
        </w:rPr>
        <w:footnoteRef/>
      </w:r>
      <w:r w:rsidRPr="00484039">
        <w:rPr>
          <w:rStyle w:val="FootnoteReference"/>
          <w:vertAlign w:val="baseline"/>
        </w:rPr>
        <w:t xml:space="preserve"> </w:t>
      </w:r>
      <w:r w:rsidRPr="00484039">
        <w:rPr>
          <w:rStyle w:val="FootnoteReference"/>
          <w:rFonts w:hint="eastAsia"/>
          <w:vertAlign w:val="baseline"/>
        </w:rPr>
        <w:t>M</w:t>
      </w:r>
      <w:r w:rsidRPr="00484039">
        <w:rPr>
          <w:rStyle w:val="FootnoteReference"/>
          <w:vertAlign w:val="baseline"/>
        </w:rPr>
        <w:t xml:space="preserve">achine Learning Guide (2018). Google. </w:t>
      </w:r>
      <w:hyperlink r:id="rId28" w:history="1">
        <w:r w:rsidRPr="00484039">
          <w:rPr>
            <w:rStyle w:val="FootnoteReference"/>
            <w:vertAlign w:val="baseline"/>
          </w:rPr>
          <w:t>https://developers.google.com/machine-learning/guides/text-classification</w:t>
        </w:r>
      </w:hyperlink>
    </w:p>
  </w:footnote>
  <w:footnote w:id="34">
    <w:p w14:paraId="1A0224DA" w14:textId="77777777" w:rsidR="00715F36" w:rsidRPr="00484039" w:rsidRDefault="00715F36" w:rsidP="00484039">
      <w:pPr>
        <w:pStyle w:val="FootnoteText"/>
      </w:pPr>
      <w:r w:rsidRPr="00484039">
        <w:rPr>
          <w:rStyle w:val="FootnoteReference"/>
          <w:vertAlign w:val="baseline"/>
        </w:rPr>
        <w:footnoteRef/>
      </w:r>
      <w:r w:rsidRPr="00484039">
        <w:t xml:space="preserve"> Statistical Tables </w:t>
      </w:r>
      <w:r w:rsidRPr="00484039">
        <w:rPr>
          <w:rFonts w:hint="eastAsia"/>
        </w:rPr>
        <w:t>-</w:t>
      </w:r>
      <w:r w:rsidRPr="00484039">
        <w:t xml:space="preserve"> Interest Rates </w:t>
      </w:r>
      <w:r w:rsidRPr="00484039">
        <w:rPr>
          <w:rFonts w:hint="eastAsia"/>
        </w:rPr>
        <w:t>-</w:t>
      </w:r>
      <w:r w:rsidRPr="00484039">
        <w:t xml:space="preserve"> Interest Rates and Yields – Money Market – Daily – F1</w:t>
      </w:r>
      <w:r w:rsidRPr="00484039">
        <w:rPr>
          <w:rFonts w:hint="eastAsia"/>
        </w:rPr>
        <w:t>.</w:t>
      </w:r>
      <w:r w:rsidRPr="00484039">
        <w:t xml:space="preserve"> Reserve Bank of Australia. </w:t>
      </w:r>
      <w:hyperlink r:id="rId29" w:anchor="interest-rates" w:history="1">
        <w:r w:rsidRPr="00484039">
          <w:rPr>
            <w:rStyle w:val="Hyperlink"/>
            <w:color w:val="000000"/>
            <w:u w:val="none"/>
          </w:rPr>
          <w:t>https://rba.gov.au/statistics/tables/#interest-rates</w:t>
        </w:r>
      </w:hyperlink>
      <w:r w:rsidRPr="00484039">
        <w:t xml:space="preserve"> </w:t>
      </w:r>
      <w:r w:rsidRPr="00484039">
        <w:rPr>
          <w:rFonts w:hint="eastAsia"/>
        </w:rPr>
        <w:t>.</w:t>
      </w:r>
      <w:r w:rsidRPr="00484039">
        <w:t xml:space="preserve"> </w:t>
      </w:r>
      <w:r w:rsidRPr="00484039">
        <w:rPr>
          <w:rFonts w:hint="eastAsia"/>
        </w:rPr>
        <w:t>.</w:t>
      </w:r>
    </w:p>
  </w:footnote>
  <w:footnote w:id="35">
    <w:p w14:paraId="5F4C8C72" w14:textId="77777777" w:rsidR="00715F36" w:rsidRPr="00484039" w:rsidRDefault="00715F36" w:rsidP="00484039">
      <w:pPr>
        <w:pStyle w:val="FootnoteText"/>
      </w:pPr>
      <w:r w:rsidRPr="00484039">
        <w:rPr>
          <w:rStyle w:val="FootnoteReference"/>
          <w:vertAlign w:val="baseline"/>
        </w:rPr>
        <w:footnoteRef/>
      </w:r>
      <w:r w:rsidRPr="00484039">
        <w:t xml:space="preserve"> Wholesale interest rates - B2. Reserve Bank of New Zealand. </w:t>
      </w:r>
      <w:hyperlink r:id="rId30" w:history="1">
        <w:r w:rsidRPr="00484039">
          <w:rPr>
            <w:rStyle w:val="Hyperlink"/>
            <w:color w:val="000000"/>
            <w:u w:val="none"/>
          </w:rPr>
          <w:t>https://www.rbnz.govt.nz/statistics/b2</w:t>
        </w:r>
      </w:hyperlink>
    </w:p>
  </w:footnote>
  <w:footnote w:id="36">
    <w:p w14:paraId="16B4D5AC" w14:textId="77777777" w:rsidR="00715F36" w:rsidRPr="00484039" w:rsidRDefault="00715F36" w:rsidP="00484039">
      <w:pPr>
        <w:pStyle w:val="FootnoteText"/>
      </w:pPr>
      <w:r w:rsidRPr="00484039">
        <w:rPr>
          <w:rStyle w:val="FootnoteReference"/>
          <w:vertAlign w:val="baseline"/>
        </w:rPr>
        <w:footnoteRef/>
      </w:r>
      <w:r w:rsidRPr="00484039">
        <w:t xml:space="preserve"> 3-Month London Interbank Offered Rate (LIBOR), based on U.S. Dollar (USD3MTD156N). Economic Research, Federal Reserve Bank of St. Louis. </w:t>
      </w:r>
      <w:hyperlink r:id="rId31" w:history="1">
        <w:r w:rsidRPr="00484039">
          <w:rPr>
            <w:rStyle w:val="Hyperlink"/>
            <w:color w:val="000000"/>
            <w:u w:val="none"/>
          </w:rPr>
          <w:t>https://fred.stlouisfed.org/series/USD3MTD156N</w:t>
        </w:r>
      </w:hyperlink>
    </w:p>
  </w:footnote>
  <w:footnote w:id="37">
    <w:p w14:paraId="3275DC4F" w14:textId="77777777" w:rsidR="00715F36" w:rsidRPr="00484039" w:rsidRDefault="00715F36" w:rsidP="00484039">
      <w:pPr>
        <w:pStyle w:val="FootnoteText"/>
      </w:pPr>
      <w:r w:rsidRPr="00484039">
        <w:rPr>
          <w:rStyle w:val="FootnoteReference"/>
          <w:vertAlign w:val="baseline"/>
        </w:rPr>
        <w:footnoteRef/>
      </w:r>
      <w:r w:rsidRPr="00484039">
        <w:t xml:space="preserve"> 3-Month London Interbank Offered Rate (LIBOR), based on Japanese Yen</w:t>
      </w:r>
      <w:r>
        <w:t xml:space="preserve"> </w:t>
      </w:r>
      <w:r w:rsidRPr="00B52F62">
        <w:t>(JPY3MTD156N)</w:t>
      </w:r>
      <w:r w:rsidRPr="00484039">
        <w:t xml:space="preserve">. Economic Research, Federal Reserve Bank of St. Louis. </w:t>
      </w:r>
      <w:hyperlink r:id="rId32" w:history="1">
        <w:r w:rsidRPr="00484039">
          <w:rPr>
            <w:rStyle w:val="Hyperlink"/>
            <w:color w:val="000000"/>
            <w:u w:val="none"/>
          </w:rPr>
          <w:t>https://fred.stlouisfed.org/series/JPY3MTD156N</w:t>
        </w:r>
      </w:hyperlink>
    </w:p>
  </w:footnote>
  <w:footnote w:id="38">
    <w:p w14:paraId="6E919EB5" w14:textId="77777777" w:rsidR="00715F36" w:rsidRPr="00484039" w:rsidRDefault="00715F36" w:rsidP="00484039">
      <w:pPr>
        <w:pStyle w:val="FootnoteText"/>
      </w:pPr>
      <w:r w:rsidRPr="00484039">
        <w:rPr>
          <w:rStyle w:val="FootnoteReference"/>
          <w:vertAlign w:val="baseline"/>
        </w:rPr>
        <w:footnoteRef/>
      </w:r>
      <w:r w:rsidRPr="00484039">
        <w:t xml:space="preserve">  3-Month London Interbank Offered Rate (LIBOR), based on British Pound (GBP3MTD156N</w:t>
      </w:r>
      <w:proofErr w:type="gramStart"/>
      <w:r w:rsidRPr="00484039">
        <w:t>) .</w:t>
      </w:r>
      <w:proofErr w:type="gramEnd"/>
      <w:r w:rsidRPr="00484039">
        <w:t xml:space="preserve"> Economic Research, Federal Reserve Bank of St. Louis. </w:t>
      </w:r>
      <w:hyperlink r:id="rId33" w:history="1">
        <w:r w:rsidRPr="00484039">
          <w:rPr>
            <w:rStyle w:val="Hyperlink"/>
            <w:color w:val="000000"/>
            <w:u w:val="none"/>
          </w:rPr>
          <w:t>https://fred.stlouisfed.org/series/GBP3MTD156N</w:t>
        </w:r>
      </w:hyperlink>
    </w:p>
  </w:footnote>
  <w:footnote w:id="39">
    <w:p w14:paraId="6382880D" w14:textId="77777777" w:rsidR="00715F36" w:rsidRPr="00484039" w:rsidRDefault="00715F36" w:rsidP="00484039">
      <w:pPr>
        <w:pStyle w:val="FootnoteText"/>
      </w:pPr>
      <w:r w:rsidRPr="00484039">
        <w:rPr>
          <w:rStyle w:val="FootnoteReference"/>
          <w:vertAlign w:val="baseline"/>
        </w:rPr>
        <w:footnoteRef/>
      </w:r>
      <w:r w:rsidRPr="00484039">
        <w:t xml:space="preserve"> 3-Month London Interbank Offered Rate (LIBOR), based on Euro (EUR3MTD156</w:t>
      </w:r>
      <w:proofErr w:type="gramStart"/>
      <w:r w:rsidRPr="00484039">
        <w:t>N)Economic</w:t>
      </w:r>
      <w:proofErr w:type="gramEnd"/>
      <w:r w:rsidRPr="00484039">
        <w:t xml:space="preserve"> Research, Federal Reserve Bank of St. Louis. https://fred.stlouisfed.org/series/EUR3MTD156N</w:t>
      </w:r>
    </w:p>
  </w:footnote>
  <w:footnote w:id="40">
    <w:p w14:paraId="21AA5622" w14:textId="77777777" w:rsidR="00715F36" w:rsidRPr="00484039" w:rsidRDefault="00715F36" w:rsidP="00484039">
      <w:pPr>
        <w:pStyle w:val="FootnoteText"/>
      </w:pPr>
      <w:r w:rsidRPr="00484039">
        <w:rPr>
          <w:rStyle w:val="FootnoteReference"/>
          <w:vertAlign w:val="baseline"/>
        </w:rPr>
        <w:footnoteRef/>
      </w:r>
      <w:r w:rsidRPr="00484039">
        <w:t xml:space="preserve"> Canadian Interest Rates and Monetary Policy Variables: 10-Year Lookup. Bank of Canada. </w:t>
      </w:r>
      <w:hyperlink r:id="rId34" w:history="1">
        <w:r w:rsidRPr="00484039">
          <w:rPr>
            <w:rStyle w:val="Hyperlink"/>
            <w:color w:val="000000"/>
            <w:u w:val="none"/>
          </w:rPr>
          <w:t>https://www.bankofcanada.ca/rates/interest-rates/canadian-interest-rates/</w:t>
        </w:r>
      </w:hyperlink>
    </w:p>
  </w:footnote>
  <w:footnote w:id="41">
    <w:p w14:paraId="1EB7100C" w14:textId="77777777" w:rsidR="00715F36" w:rsidRPr="00484039" w:rsidRDefault="00715F36" w:rsidP="00484039">
      <w:pPr>
        <w:pStyle w:val="FootnoteText"/>
      </w:pPr>
      <w:r w:rsidRPr="00484039">
        <w:rPr>
          <w:rStyle w:val="FootnoteReference"/>
          <w:vertAlign w:val="baseline"/>
        </w:rPr>
        <w:footnoteRef/>
      </w:r>
      <w:r w:rsidRPr="00484039">
        <w:t xml:space="preserve"> Canadian Bankers’ Acceptance (BA) Rates. Investment Industry Regulatory Organization of Canada. </w:t>
      </w:r>
      <w:hyperlink r:id="rId35" w:history="1">
        <w:r w:rsidRPr="00484039">
          <w:rPr>
            <w:rStyle w:val="Hyperlink"/>
            <w:color w:val="000000"/>
            <w:u w:val="none"/>
          </w:rPr>
          <w:t>https://www.iiroc.ca/industry/marketmonitoringanalysis/Pages/BA-Rate.aspx</w:t>
        </w:r>
      </w:hyperlink>
    </w:p>
  </w:footnote>
  <w:footnote w:id="42">
    <w:p w14:paraId="6FEF70F3" w14:textId="77777777" w:rsidR="00715F36" w:rsidRPr="00484039" w:rsidRDefault="00715F36" w:rsidP="00484039">
      <w:pPr>
        <w:pStyle w:val="FootnoteText"/>
        <w:rPr>
          <w:rStyle w:val="FootnoteReference"/>
          <w:vertAlign w:val="baseline"/>
        </w:rPr>
      </w:pPr>
      <w:r w:rsidRPr="00484039">
        <w:rPr>
          <w:rStyle w:val="FootnoteReference"/>
          <w:vertAlign w:val="baseline"/>
        </w:rPr>
        <w:footnoteRef/>
      </w:r>
      <w:r w:rsidRPr="00484039">
        <w:rPr>
          <w:rStyle w:val="FootnoteReference"/>
          <w:vertAlign w:val="baseline"/>
        </w:rPr>
        <w:t xml:space="preserve"> Prado, M. L. D. (2018). Section 5 Fractionally Differentiated Features. Advances in Financial Machine Learning. ISBN 978-1-119-48211-6</w:t>
      </w:r>
    </w:p>
  </w:footnote>
  <w:footnote w:id="43">
    <w:p w14:paraId="4FCD1D40" w14:textId="77777777" w:rsidR="00715F36" w:rsidRPr="00484039" w:rsidRDefault="00715F36" w:rsidP="00484039">
      <w:pPr>
        <w:pStyle w:val="FootnoteText"/>
        <w:rPr>
          <w:rStyle w:val="FootnoteReference"/>
          <w:vertAlign w:val="baseline"/>
        </w:rPr>
      </w:pPr>
      <w:r w:rsidRPr="00484039">
        <w:rPr>
          <w:rStyle w:val="FootnoteReference"/>
          <w:vertAlign w:val="baseline"/>
        </w:rPr>
        <w:footnoteRef/>
      </w:r>
      <w:r w:rsidRPr="00484039">
        <w:rPr>
          <w:rStyle w:val="FootnoteReference"/>
          <w:vertAlign w:val="baseline"/>
        </w:rPr>
        <w:t xml:space="preserve"> Prado, M. L. D. (2018). Section 3.4 The Triple-Barrier Method. Advances in Financial Machine Learning. ISBN 978-1-119-48211-6</w:t>
      </w:r>
    </w:p>
  </w:footnote>
  <w:footnote w:id="44">
    <w:p w14:paraId="0AE80D93" w14:textId="77777777" w:rsidR="00715F36" w:rsidRPr="00F0601E" w:rsidRDefault="00715F36">
      <w:pPr>
        <w:pStyle w:val="FootnoteText"/>
        <w:rPr>
          <w:rFonts w:eastAsia="PMingLiU"/>
          <w:lang w:eastAsia="zh-TW"/>
        </w:rPr>
      </w:pPr>
      <w:r>
        <w:rPr>
          <w:rStyle w:val="FootnoteReference"/>
        </w:rPr>
        <w:footnoteRef/>
      </w:r>
      <w:r>
        <w:t xml:space="preserve"> Prado, </w:t>
      </w:r>
      <w:proofErr w:type="spellStart"/>
      <w:r>
        <w:t>M.L.d</w:t>
      </w:r>
      <w:proofErr w:type="spellEnd"/>
      <w:r>
        <w:t xml:space="preserve"> (2018)</w:t>
      </w:r>
      <w:r w:rsidRPr="00484039">
        <w:rPr>
          <w:rStyle w:val="FootnoteReference"/>
          <w:vertAlign w:val="baseline"/>
        </w:rPr>
        <w:t xml:space="preserve">. </w:t>
      </w:r>
      <w:r>
        <w:rPr>
          <w:rStyle w:val="FootnoteReference"/>
          <w:vertAlign w:val="baseline"/>
        </w:rPr>
        <w:t>T</w:t>
      </w:r>
      <w:r>
        <w:t xml:space="preserve">he 10 Reasons Most Machine Learning Funds Fail. </w:t>
      </w:r>
      <w:r w:rsidRPr="007513CD">
        <w:t>http://www.smallake.kr/wp-content/uploads/2018/07/SSRN-id3104816.pdf</w:t>
      </w:r>
    </w:p>
  </w:footnote>
  <w:footnote w:id="45">
    <w:p w14:paraId="03CF79AD" w14:textId="4D07C8D5" w:rsidR="00715F36" w:rsidRPr="00AE0A9D" w:rsidRDefault="00715F36">
      <w:pPr>
        <w:pStyle w:val="FootnoteText"/>
        <w:rPr>
          <w:rFonts w:eastAsiaTheme="minorEastAsia"/>
          <w:lang w:eastAsia="zh-TW"/>
        </w:rPr>
      </w:pPr>
      <w:r>
        <w:rPr>
          <w:rStyle w:val="FootnoteReference"/>
        </w:rPr>
        <w:footnoteRef/>
      </w:r>
      <w:r>
        <w:t xml:space="preserve"> </w:t>
      </w:r>
      <w:proofErr w:type="spellStart"/>
      <w:r w:rsidRPr="00AE0A9D">
        <w:t>Jaadi</w:t>
      </w:r>
      <w:proofErr w:type="spellEnd"/>
      <w:r w:rsidRPr="00AE0A9D">
        <w:t>, Z. (2020). A Step by Step Explanation of Principal Component Analysis. https://builtin.com/data-science/step-step-explanation-principal-component-analysis</w:t>
      </w:r>
    </w:p>
  </w:footnote>
  <w:footnote w:id="46">
    <w:p w14:paraId="122FCDB4" w14:textId="7C7A6930" w:rsidR="00715F36" w:rsidRPr="005237FE" w:rsidRDefault="00715F36" w:rsidP="005237FE">
      <w:pPr>
        <w:pStyle w:val="FootnoteText"/>
        <w:rPr>
          <w:rFonts w:eastAsiaTheme="minorEastAsia"/>
          <w:lang w:eastAsia="zh-TW"/>
        </w:rPr>
      </w:pPr>
      <w:r>
        <w:rPr>
          <w:rStyle w:val="FootnoteReference"/>
        </w:rPr>
        <w:footnoteRef/>
      </w:r>
      <w:r>
        <w:t xml:space="preserve"> Gandhi, Rohith (2018). Naive Bayes Classifier. https://towardsdatascience.com/naive-bayes-classifier-81d512f50a7c</w:t>
      </w:r>
    </w:p>
  </w:footnote>
  <w:footnote w:id="47">
    <w:p w14:paraId="035D7468" w14:textId="77777777" w:rsidR="00715F36" w:rsidRPr="00484039" w:rsidRDefault="00715F36" w:rsidP="00A2613C">
      <w:pPr>
        <w:pStyle w:val="FootnoteText"/>
        <w:rPr>
          <w:rStyle w:val="FootnoteReference"/>
          <w:vertAlign w:val="baseline"/>
        </w:rPr>
      </w:pPr>
      <w:r w:rsidRPr="00484039">
        <w:rPr>
          <w:rStyle w:val="FootnoteReference"/>
          <w:vertAlign w:val="baseline"/>
        </w:rPr>
        <w:footnoteRef/>
      </w:r>
      <w:r w:rsidRPr="00484039">
        <w:rPr>
          <w:rStyle w:val="FootnoteReference"/>
          <w:vertAlign w:val="baseline"/>
        </w:rPr>
        <w:t xml:space="preserve"> Wahlstrom, N. (2020). Lecture 6 – Tree-based methods, Bagging and Random Forests, Statistical Machine Learning, Division of Systems and Control, Department of Information Technology, Uppsala University. </w:t>
      </w:r>
      <w:hyperlink r:id="rId36" w:history="1">
        <w:r w:rsidRPr="00484039">
          <w:rPr>
            <w:rStyle w:val="FootnoteReference"/>
            <w:vertAlign w:val="baseline"/>
          </w:rPr>
          <w:t>http://www.it.uu.se/edu/course/homepage/sml/lectures/Lecture6_handout.pdf</w:t>
        </w:r>
      </w:hyperlink>
    </w:p>
    <w:p w14:paraId="33476F82" w14:textId="77777777" w:rsidR="00715F36" w:rsidRPr="00484039" w:rsidRDefault="00715F36" w:rsidP="00A2613C">
      <w:pPr>
        <w:pStyle w:val="FootnoteText"/>
        <w:rPr>
          <w:rStyle w:val="FootnoteReference"/>
          <w:vertAlign w:val="baseline"/>
        </w:rPr>
      </w:pPr>
    </w:p>
  </w:footnote>
  <w:footnote w:id="48">
    <w:p w14:paraId="4B729682" w14:textId="5E4B85D2" w:rsidR="00715F36" w:rsidRPr="00294BBF" w:rsidRDefault="00715F36">
      <w:pPr>
        <w:pStyle w:val="FootnoteText"/>
        <w:rPr>
          <w:rFonts w:eastAsiaTheme="minorEastAsia"/>
          <w:lang w:eastAsia="zh-TW"/>
        </w:rPr>
      </w:pPr>
      <w:r>
        <w:rPr>
          <w:rStyle w:val="FootnoteReference"/>
        </w:rPr>
        <w:footnoteRef/>
      </w:r>
      <w:r>
        <w:t xml:space="preserve"> </w:t>
      </w:r>
      <w:r w:rsidRPr="00294BBF">
        <w:t xml:space="preserve">Khandelwal, </w:t>
      </w:r>
      <w:proofErr w:type="gramStart"/>
      <w:r w:rsidRPr="00294BBF">
        <w:t>P.(</w:t>
      </w:r>
      <w:proofErr w:type="gramEnd"/>
      <w:r w:rsidRPr="00294BBF">
        <w:t>2017). Which algorithm takes the crown: Light GBM vs XGBOOST? https://www.analyticsvidhya.com/blog/2017/06/which-algorithm-takes-the-crown-light-gbm-vs-xgboost/</w:t>
      </w:r>
    </w:p>
  </w:footnote>
  <w:footnote w:id="49">
    <w:p w14:paraId="1435B644" w14:textId="0C921F81" w:rsidR="00715F36" w:rsidRPr="00294BBF" w:rsidRDefault="00715F36">
      <w:pPr>
        <w:pStyle w:val="FootnoteText"/>
        <w:rPr>
          <w:rFonts w:eastAsiaTheme="minorEastAsia"/>
          <w:lang w:eastAsia="zh-TW"/>
        </w:rPr>
      </w:pPr>
      <w:r>
        <w:rPr>
          <w:rStyle w:val="FootnoteReference"/>
        </w:rPr>
        <w:footnoteRef/>
      </w:r>
      <w:r>
        <w:t xml:space="preserve"> </w:t>
      </w:r>
      <w:r w:rsidRPr="00294BBF">
        <w:t>Nishida, K. (2017). Introduction to Extreme Gradient Boosting in Exploratory. https://blog.exploratory.io/introduction-to-extreme-gradient-boosting-in-exploratory-7bbec554ac7</w:t>
      </w:r>
    </w:p>
  </w:footnote>
  <w:footnote w:id="50">
    <w:p w14:paraId="4DBF5585" w14:textId="0D07AED4" w:rsidR="00715F36" w:rsidRPr="00294BBF" w:rsidRDefault="00715F36">
      <w:pPr>
        <w:pStyle w:val="FootnoteText"/>
        <w:rPr>
          <w:rFonts w:eastAsiaTheme="minorEastAsia"/>
          <w:lang w:eastAsia="zh-TW"/>
        </w:rPr>
      </w:pPr>
      <w:r>
        <w:rPr>
          <w:rStyle w:val="FootnoteReference"/>
        </w:rPr>
        <w:footnoteRef/>
      </w:r>
      <w:r>
        <w:t xml:space="preserve"> </w:t>
      </w:r>
      <w:r w:rsidRPr="00294BBF">
        <w:t xml:space="preserve">Khandelwal, </w:t>
      </w:r>
      <w:proofErr w:type="gramStart"/>
      <w:r w:rsidRPr="00294BBF">
        <w:t>P.(</w:t>
      </w:r>
      <w:proofErr w:type="gramEnd"/>
      <w:r w:rsidRPr="00294BBF">
        <w:t>2017). Which algorithm takes the crown: Light GBM vs XGBOOST? https://www.analyticsvidhya.com/blog/2017/06/which-algorithm-takes-the-crown-light-gbm-vs-xgboost/</w:t>
      </w:r>
    </w:p>
  </w:footnote>
  <w:footnote w:id="51">
    <w:p w14:paraId="4DB48B90" w14:textId="0EC1B638" w:rsidR="00715F36" w:rsidRPr="00E12E52" w:rsidRDefault="00715F36">
      <w:pPr>
        <w:pStyle w:val="FootnoteText"/>
        <w:rPr>
          <w:rFonts w:eastAsiaTheme="minorEastAsia"/>
          <w:lang w:eastAsia="zh-TW"/>
        </w:rPr>
      </w:pPr>
      <w:r>
        <w:rPr>
          <w:rStyle w:val="FootnoteReference"/>
        </w:rPr>
        <w:footnoteRef/>
      </w:r>
      <w:r>
        <w:t xml:space="preserve"> </w:t>
      </w:r>
      <w:r w:rsidRPr="00E12E52">
        <w:t>Albert, S. (2018). Boosting with AdaBoost and Gradient Boosting. https://medium.com/diogo-menezes-borges/boosting-with-adaboost-and-gradient-boosting-9cbab2a1af81#:~:text=Boosting%20with%20AdaBoost%20and%20Gradient%20Boosting%201%20Adaptive,is%20an%20advanced%20implementation%20of%20the%20Gradient%20Boosting.</w:t>
      </w:r>
    </w:p>
  </w:footnote>
  <w:footnote w:id="52">
    <w:p w14:paraId="238F8E34" w14:textId="20CB4947" w:rsidR="00715F36" w:rsidRPr="00AE0A9D" w:rsidRDefault="00715F36">
      <w:pPr>
        <w:pStyle w:val="FootnoteText"/>
        <w:rPr>
          <w:rFonts w:eastAsiaTheme="minorEastAsia"/>
          <w:lang w:eastAsia="zh-TW"/>
        </w:rPr>
      </w:pPr>
      <w:r>
        <w:rPr>
          <w:rStyle w:val="FootnoteReference"/>
        </w:rPr>
        <w:footnoteRef/>
      </w:r>
      <w:r>
        <w:t xml:space="preserve"> </w:t>
      </w:r>
      <w:r w:rsidRPr="00AE0A9D">
        <w:t xml:space="preserve">Bhandari (2018), </w:t>
      </w:r>
      <w:proofErr w:type="spellStart"/>
      <w:r w:rsidRPr="00AE0A9D">
        <w:t>ExtraTreesClassifier</w:t>
      </w:r>
      <w:proofErr w:type="spellEnd"/>
      <w:r w:rsidRPr="00AE0A9D">
        <w:t>. Medium.com. https://medium.com/@namanbhandari/extratreesclassifier-8e7fc0502c7</w:t>
      </w:r>
    </w:p>
  </w:footnote>
  <w:footnote w:id="53">
    <w:p w14:paraId="129CC089" w14:textId="5AFA23E2" w:rsidR="00715F36" w:rsidRPr="00AE0A9D" w:rsidRDefault="00715F36">
      <w:pPr>
        <w:pStyle w:val="FootnoteText"/>
        <w:rPr>
          <w:rFonts w:eastAsiaTheme="minorEastAsia"/>
          <w:lang w:eastAsia="zh-TW"/>
        </w:rPr>
      </w:pPr>
      <w:r>
        <w:rPr>
          <w:rStyle w:val="FootnoteReference"/>
        </w:rPr>
        <w:footnoteRef/>
      </w:r>
      <w:r>
        <w:t xml:space="preserve"> </w:t>
      </w:r>
      <w:r w:rsidRPr="00AE0A9D">
        <w:t xml:space="preserve">Ernst, D.  </w:t>
      </w:r>
      <w:proofErr w:type="spellStart"/>
      <w:r w:rsidRPr="00AE0A9D">
        <w:t>Geurts</w:t>
      </w:r>
      <w:proofErr w:type="spellEnd"/>
      <w:r w:rsidRPr="00AE0A9D">
        <w:t xml:space="preserve">, P. &amp; </w:t>
      </w:r>
      <w:proofErr w:type="spellStart"/>
      <w:r w:rsidRPr="00AE0A9D">
        <w:t>Wehenkel</w:t>
      </w:r>
      <w:proofErr w:type="spellEnd"/>
      <w:r w:rsidRPr="00AE0A9D">
        <w:t>, L. (2006). Extremely randomized trees. https://link.springer.com/content/pdf/10.1007/s10994-006-6226-1.pdf</w:t>
      </w:r>
    </w:p>
  </w:footnote>
  <w:footnote w:id="54">
    <w:p w14:paraId="7AB34CA6" w14:textId="77777777" w:rsidR="00715F36" w:rsidRPr="00484039" w:rsidRDefault="00715F36" w:rsidP="00484039">
      <w:pPr>
        <w:pStyle w:val="FootnoteText"/>
        <w:rPr>
          <w:rStyle w:val="FootnoteReference"/>
          <w:vertAlign w:val="baseline"/>
        </w:rPr>
      </w:pPr>
      <w:r w:rsidRPr="00484039">
        <w:rPr>
          <w:rStyle w:val="FootnoteReference"/>
          <w:vertAlign w:val="baseline"/>
        </w:rPr>
        <w:footnoteRef/>
      </w:r>
      <w:r w:rsidRPr="00484039">
        <w:rPr>
          <w:rStyle w:val="FootnoteReference"/>
          <w:vertAlign w:val="baseline"/>
        </w:rPr>
        <w:t xml:space="preserve"> Berwick, B. (2011), An Idiot’s guide to Support vector machines (SVMs), 6.034 Artificial Intelligence. Department of Electrical Engineering and Computer Science, Massachusetts Institute of Technology.  </w:t>
      </w:r>
      <w:hyperlink r:id="rId37" w:history="1">
        <w:r w:rsidRPr="00484039">
          <w:rPr>
            <w:rStyle w:val="FootnoteReference"/>
            <w:vertAlign w:val="baseline"/>
          </w:rPr>
          <w:t>http://web.mit.edu/6.034/wwwbob/svm-notes-long-08.pdf</w:t>
        </w:r>
      </w:hyperlink>
    </w:p>
  </w:footnote>
  <w:footnote w:id="55">
    <w:p w14:paraId="226F28E7" w14:textId="0DAB9217" w:rsidR="00715F36" w:rsidRPr="00754817" w:rsidRDefault="00715F36">
      <w:pPr>
        <w:pStyle w:val="FootnoteText"/>
        <w:rPr>
          <w:rFonts w:eastAsiaTheme="minorEastAsia"/>
          <w:lang w:eastAsia="zh-TW"/>
        </w:rPr>
      </w:pPr>
      <w:r>
        <w:rPr>
          <w:rStyle w:val="FootnoteReference"/>
        </w:rPr>
        <w:footnoteRef/>
      </w:r>
      <w:r>
        <w:t xml:space="preserve"> Scikit learn. </w:t>
      </w:r>
      <w:r w:rsidRPr="00754817">
        <w:rPr>
          <w:rStyle w:val="FootnoteReference"/>
          <w:vertAlign w:val="baseline"/>
        </w:rPr>
        <w:t xml:space="preserve">Plot the decision boundaries of a </w:t>
      </w:r>
      <w:proofErr w:type="spellStart"/>
      <w:r w:rsidRPr="00754817">
        <w:rPr>
          <w:rStyle w:val="FootnoteReference"/>
          <w:vertAlign w:val="baseline"/>
        </w:rPr>
        <w:t>VotingClassifier</w:t>
      </w:r>
      <w:proofErr w:type="spellEnd"/>
      <w:r>
        <w:t xml:space="preserve">. </w:t>
      </w:r>
      <w:r w:rsidRPr="00754817">
        <w:t>https://scikit-learn.org/stable/auto_examples/ensemble/plot_voting_decision_regions.html#sphx-glr-auto-examples-ensemble-plot-voting-decision-regions-py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F22ED" w14:textId="77777777" w:rsidR="00715F36" w:rsidRPr="0009109B" w:rsidRDefault="00715F36" w:rsidP="008233E7">
    <w:pPr>
      <w:pStyle w:val="Header"/>
      <w:rPr>
        <w:lang w:val="it-IT" w:eastAsia="ko-KR"/>
      </w:rPr>
    </w:pPr>
  </w:p>
  <w:p w14:paraId="03A900C8" w14:textId="77777777" w:rsidR="00715F36" w:rsidRDefault="00715F36" w:rsidP="003516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310ED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10C51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08081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181D1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18CF28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962A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69EEBA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BF0DE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AF011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883C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126E8D"/>
    <w:multiLevelType w:val="multilevel"/>
    <w:tmpl w:val="3F80633C"/>
    <w:lvl w:ilvl="0">
      <w:start w:val="1"/>
      <w:numFmt w:val="decimal"/>
      <w:lvlText w:val="%1."/>
      <w:lvlJc w:val="left"/>
      <w:pPr>
        <w:ind w:left="360" w:hanging="360"/>
      </w:pPr>
      <w:rPr>
        <w:rFonts w:ascii="Calibri" w:eastAsia="Calibri" w:hAnsi="Calibri" w:cs="Calibri"/>
        <w:b w:val="0"/>
        <w:bCs/>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1" w15:restartNumberingAfterBreak="0">
    <w:nsid w:val="05966DA2"/>
    <w:multiLevelType w:val="hybridMultilevel"/>
    <w:tmpl w:val="50AC2F86"/>
    <w:lvl w:ilvl="0" w:tplc="491C2874">
      <w:start w:val="1"/>
      <w:numFmt w:val="decimal"/>
      <w:pStyle w:val="Heading1"/>
      <w:lvlText w:val="%1."/>
      <w:lvlJc w:val="left"/>
      <w:pPr>
        <w:ind w:left="1440" w:hanging="480"/>
      </w:pPr>
      <w:rPr>
        <w:rFonts w:hint="eastAsia"/>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0B5B64B4"/>
    <w:multiLevelType w:val="multilevel"/>
    <w:tmpl w:val="B1A22F4E"/>
    <w:lvl w:ilvl="0">
      <w:start w:val="1"/>
      <w:numFmt w:val="decimal"/>
      <w:lvlText w:val="%1."/>
      <w:lvlJc w:val="left"/>
      <w:pPr>
        <w:tabs>
          <w:tab w:val="num" w:pos="1080"/>
        </w:tabs>
        <w:ind w:left="1080" w:hanging="360"/>
      </w:pPr>
      <w:rPr>
        <w:sz w:val="20"/>
      </w:rPr>
    </w:lvl>
    <w:lvl w:ilvl="1">
      <w:start w:val="1"/>
      <w:numFmt w:val="decimal"/>
      <w:lvlText w:val="%2."/>
      <w:lvlJc w:val="left"/>
      <w:pPr>
        <w:tabs>
          <w:tab w:val="num" w:pos="1800"/>
        </w:tabs>
        <w:ind w:left="1800" w:hanging="360"/>
      </w:pPr>
      <w:rPr>
        <w:sz w:val="20"/>
        <w:szCs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0CD041B9"/>
    <w:multiLevelType w:val="multilevel"/>
    <w:tmpl w:val="B082D8AA"/>
    <w:lvl w:ilvl="0">
      <w:start w:val="1"/>
      <w:numFmt w:val="decimal"/>
      <w:lvlText w:val="%1."/>
      <w:lvlJc w:val="left"/>
      <w:pPr>
        <w:ind w:left="480" w:hanging="480"/>
      </w:pPr>
      <w:rPr>
        <w:b/>
        <w:bCs/>
      </w:rPr>
    </w:lvl>
    <w:lvl w:ilvl="1">
      <w:start w:val="1"/>
      <w:numFmt w:val="upperRoman"/>
      <w:lvlText w:val="%2."/>
      <w:lvlJc w:val="left"/>
      <w:pPr>
        <w:ind w:left="960" w:hanging="480"/>
      </w:pPr>
      <w:rPr>
        <w:b w:val="0"/>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4" w15:restartNumberingAfterBreak="0">
    <w:nsid w:val="0D262F2A"/>
    <w:multiLevelType w:val="hybridMultilevel"/>
    <w:tmpl w:val="C0E6B54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4AD5E89"/>
    <w:multiLevelType w:val="multilevel"/>
    <w:tmpl w:val="DD8008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1F1D633E"/>
    <w:multiLevelType w:val="hybridMultilevel"/>
    <w:tmpl w:val="FC2608E0"/>
    <w:lvl w:ilvl="0" w:tplc="67F2304A">
      <w:start w:val="1"/>
      <w:numFmt w:val="decimal"/>
      <w:pStyle w:val="1"/>
      <w:lvlText w:val="%1."/>
      <w:lvlJc w:val="left"/>
      <w:pPr>
        <w:ind w:left="480" w:hanging="480"/>
      </w:pPr>
    </w:lvl>
    <w:lvl w:ilvl="1" w:tplc="04090019">
      <w:start w:val="1"/>
      <w:numFmt w:val="ideographTraditional"/>
      <w:pStyle w:val="1"/>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2CE7283"/>
    <w:multiLevelType w:val="multilevel"/>
    <w:tmpl w:val="3F80633C"/>
    <w:lvl w:ilvl="0">
      <w:start w:val="1"/>
      <w:numFmt w:val="decimal"/>
      <w:lvlText w:val="%1."/>
      <w:lvlJc w:val="left"/>
      <w:pPr>
        <w:ind w:left="360" w:hanging="360"/>
      </w:pPr>
      <w:rPr>
        <w:rFonts w:ascii="Calibri" w:eastAsia="Calibri" w:hAnsi="Calibri" w:cs="Calibri"/>
        <w:b w:val="0"/>
        <w:bCs/>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8" w15:restartNumberingAfterBreak="0">
    <w:nsid w:val="239429E2"/>
    <w:multiLevelType w:val="multilevel"/>
    <w:tmpl w:val="3F80633C"/>
    <w:lvl w:ilvl="0">
      <w:start w:val="1"/>
      <w:numFmt w:val="decimal"/>
      <w:lvlText w:val="%1."/>
      <w:lvlJc w:val="left"/>
      <w:pPr>
        <w:ind w:left="360" w:hanging="360"/>
      </w:pPr>
      <w:rPr>
        <w:rFonts w:ascii="Calibri" w:eastAsia="Calibri" w:hAnsi="Calibri" w:cs="Calibri"/>
        <w:b w:val="0"/>
        <w:bCs/>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9" w15:restartNumberingAfterBreak="0">
    <w:nsid w:val="23AC248F"/>
    <w:multiLevelType w:val="multilevel"/>
    <w:tmpl w:val="3F80633C"/>
    <w:lvl w:ilvl="0">
      <w:start w:val="1"/>
      <w:numFmt w:val="decimal"/>
      <w:lvlText w:val="%1."/>
      <w:lvlJc w:val="left"/>
      <w:pPr>
        <w:ind w:left="360" w:hanging="360"/>
      </w:pPr>
      <w:rPr>
        <w:rFonts w:ascii="Calibri" w:eastAsia="Calibri" w:hAnsi="Calibri" w:cs="Calibri"/>
        <w:b w:val="0"/>
        <w:bCs/>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0" w15:restartNumberingAfterBreak="0">
    <w:nsid w:val="27C14CBA"/>
    <w:multiLevelType w:val="multilevel"/>
    <w:tmpl w:val="846C89EE"/>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1" w15:restartNumberingAfterBreak="0">
    <w:nsid w:val="2A1B1921"/>
    <w:multiLevelType w:val="multilevel"/>
    <w:tmpl w:val="74DA49B0"/>
    <w:lvl w:ilvl="0">
      <w:start w:val="1"/>
      <w:numFmt w:val="decimal"/>
      <w:lvlText w:val="%1."/>
      <w:lvlJc w:val="left"/>
      <w:pPr>
        <w:ind w:left="1080" w:hanging="360"/>
      </w:pPr>
      <w:rPr>
        <w:b w:val="0"/>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2" w15:restartNumberingAfterBreak="0">
    <w:nsid w:val="3B7C3FB9"/>
    <w:multiLevelType w:val="hybridMultilevel"/>
    <w:tmpl w:val="BAA0231A"/>
    <w:lvl w:ilvl="0" w:tplc="13B08E4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3CE432DC"/>
    <w:multiLevelType w:val="hybridMultilevel"/>
    <w:tmpl w:val="B7363488"/>
    <w:lvl w:ilvl="0" w:tplc="0409000F">
      <w:start w:val="1"/>
      <w:numFmt w:val="decimal"/>
      <w:lvlText w:val="%1."/>
      <w:lvlJc w:val="left"/>
      <w:pPr>
        <w:ind w:left="480" w:hanging="480"/>
      </w:pPr>
    </w:lvl>
    <w:lvl w:ilvl="1" w:tplc="8FAE86EC">
      <w:start w:val="1"/>
      <w:numFmt w:val="lowerLetter"/>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334675F"/>
    <w:multiLevelType w:val="hybridMultilevel"/>
    <w:tmpl w:val="EAEE3400"/>
    <w:lvl w:ilvl="0" w:tplc="13B08E4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46E03BC0"/>
    <w:multiLevelType w:val="hybridMultilevel"/>
    <w:tmpl w:val="F6A842A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48495174"/>
    <w:multiLevelType w:val="multilevel"/>
    <w:tmpl w:val="07BC09B2"/>
    <w:lvl w:ilvl="0">
      <w:start w:val="1"/>
      <w:numFmt w:val="decimal"/>
      <w:lvlText w:val="%1"/>
      <w:lvlJc w:val="left"/>
      <w:pPr>
        <w:ind w:left="425" w:hanging="425"/>
      </w:pPr>
    </w:lvl>
    <w:lvl w:ilvl="1">
      <w:start w:val="1"/>
      <w:numFmt w:val="decimal"/>
      <w:pStyle w:val="Heading2"/>
      <w:lvlText w:val="%1.%2"/>
      <w:lvlJc w:val="left"/>
      <w:pPr>
        <w:ind w:left="992" w:hanging="567"/>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1418"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984" w:hanging="7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2551" w:hanging="850"/>
      </w:pPr>
      <w:rPr>
        <w:b/>
        <w:bCs w:val="0"/>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4B360CFA"/>
    <w:multiLevelType w:val="hybridMultilevel"/>
    <w:tmpl w:val="F1C6F036"/>
    <w:lvl w:ilvl="0" w:tplc="8FAE86EC">
      <w:start w:val="1"/>
      <w:numFmt w:val="lowerLetter"/>
      <w:lvlText w:val="%1)."/>
      <w:lvlJc w:val="left"/>
      <w:pPr>
        <w:ind w:left="960" w:hanging="48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54D30"/>
    <w:multiLevelType w:val="multilevel"/>
    <w:tmpl w:val="3F80633C"/>
    <w:lvl w:ilvl="0">
      <w:start w:val="1"/>
      <w:numFmt w:val="decimal"/>
      <w:lvlText w:val="%1."/>
      <w:lvlJc w:val="left"/>
      <w:pPr>
        <w:ind w:left="360" w:hanging="360"/>
      </w:pPr>
      <w:rPr>
        <w:rFonts w:ascii="Calibri" w:eastAsia="Calibri" w:hAnsi="Calibri" w:cs="Calibri"/>
        <w:b w:val="0"/>
        <w:bCs/>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9" w15:restartNumberingAfterBreak="0">
    <w:nsid w:val="62797F8A"/>
    <w:multiLevelType w:val="multilevel"/>
    <w:tmpl w:val="30F470AE"/>
    <w:lvl w:ilvl="0">
      <w:start w:val="1"/>
      <w:numFmt w:val="decimal"/>
      <w:lvlText w:val="%1."/>
      <w:lvlJc w:val="left"/>
      <w:pPr>
        <w:ind w:left="1080" w:hanging="360"/>
      </w:pPr>
      <w:rPr>
        <w:b w:val="0"/>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0" w15:restartNumberingAfterBreak="0">
    <w:nsid w:val="653A40AA"/>
    <w:multiLevelType w:val="multilevel"/>
    <w:tmpl w:val="F8D6CAEA"/>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31" w15:restartNumberingAfterBreak="0">
    <w:nsid w:val="6A0C15FC"/>
    <w:multiLevelType w:val="hybridMultilevel"/>
    <w:tmpl w:val="20188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1A2FC4"/>
    <w:multiLevelType w:val="multilevel"/>
    <w:tmpl w:val="092AD5C8"/>
    <w:lvl w:ilvl="0">
      <w:start w:val="1"/>
      <w:numFmt w:val="decimal"/>
      <w:lvlText w:val="%1."/>
      <w:lvlJc w:val="left"/>
      <w:pPr>
        <w:tabs>
          <w:tab w:val="num" w:pos="1080"/>
        </w:tabs>
        <w:ind w:left="1080" w:hanging="360"/>
      </w:pPr>
      <w:rPr>
        <w:rFonts w:hint="eastAsia"/>
        <w:sz w:val="20"/>
      </w:rPr>
    </w:lvl>
    <w:lvl w:ilvl="1">
      <w:start w:val="1"/>
      <w:numFmt w:val="decimal"/>
      <w:lvlText w:val="%2."/>
      <w:lvlJc w:val="left"/>
      <w:pPr>
        <w:tabs>
          <w:tab w:val="num" w:pos="1800"/>
        </w:tabs>
        <w:ind w:left="1800" w:hanging="360"/>
      </w:pPr>
      <w:rPr>
        <w:rFonts w:hint="eastAsia"/>
        <w:sz w:val="20"/>
        <w:szCs w:val="20"/>
      </w:rPr>
    </w:lvl>
    <w:lvl w:ilvl="2">
      <w:numFmt w:val="bullet"/>
      <w:lvlText w:val=""/>
      <w:lvlJc w:val="left"/>
      <w:pPr>
        <w:tabs>
          <w:tab w:val="num" w:pos="2520"/>
        </w:tabs>
        <w:ind w:left="2520" w:hanging="360"/>
      </w:pPr>
      <w:rPr>
        <w:rFonts w:ascii="Wingdings" w:hAnsi="Wingdings" w:hint="default"/>
        <w:sz w:val="20"/>
      </w:rPr>
    </w:lvl>
    <w:lvl w:ilvl="3">
      <w:numFmt w:val="bullet"/>
      <w:lvlText w:val=""/>
      <w:lvlJc w:val="left"/>
      <w:pPr>
        <w:tabs>
          <w:tab w:val="num" w:pos="3240"/>
        </w:tabs>
        <w:ind w:left="3240" w:hanging="360"/>
      </w:pPr>
      <w:rPr>
        <w:rFonts w:ascii="Wingdings" w:hAnsi="Wingdings" w:hint="default"/>
        <w:sz w:val="20"/>
      </w:rPr>
    </w:lvl>
    <w:lvl w:ilvl="4">
      <w:numFmt w:val="bullet"/>
      <w:lvlText w:val=""/>
      <w:lvlJc w:val="left"/>
      <w:pPr>
        <w:tabs>
          <w:tab w:val="num" w:pos="3960"/>
        </w:tabs>
        <w:ind w:left="3960" w:hanging="360"/>
      </w:pPr>
      <w:rPr>
        <w:rFonts w:ascii="Wingdings" w:hAnsi="Wingdings" w:hint="default"/>
        <w:sz w:val="20"/>
      </w:rPr>
    </w:lvl>
    <w:lvl w:ilvl="5">
      <w:numFmt w:val="bullet"/>
      <w:lvlText w:val=""/>
      <w:lvlJc w:val="left"/>
      <w:pPr>
        <w:tabs>
          <w:tab w:val="num" w:pos="4680"/>
        </w:tabs>
        <w:ind w:left="4680" w:hanging="360"/>
      </w:pPr>
      <w:rPr>
        <w:rFonts w:ascii="Wingdings" w:hAnsi="Wingdings" w:hint="default"/>
        <w:sz w:val="20"/>
      </w:rPr>
    </w:lvl>
    <w:lvl w:ilvl="6">
      <w:numFmt w:val="bullet"/>
      <w:lvlText w:val=""/>
      <w:lvlJc w:val="left"/>
      <w:pPr>
        <w:tabs>
          <w:tab w:val="num" w:pos="5400"/>
        </w:tabs>
        <w:ind w:left="5400" w:hanging="360"/>
      </w:pPr>
      <w:rPr>
        <w:rFonts w:ascii="Wingdings" w:hAnsi="Wingdings" w:hint="default"/>
        <w:sz w:val="20"/>
      </w:rPr>
    </w:lvl>
    <w:lvl w:ilvl="7">
      <w:numFmt w:val="bullet"/>
      <w:lvlText w:val=""/>
      <w:lvlJc w:val="left"/>
      <w:pPr>
        <w:tabs>
          <w:tab w:val="num" w:pos="6120"/>
        </w:tabs>
        <w:ind w:left="6120" w:hanging="360"/>
      </w:pPr>
      <w:rPr>
        <w:rFonts w:ascii="Wingdings" w:hAnsi="Wingdings" w:hint="default"/>
        <w:sz w:val="20"/>
      </w:rPr>
    </w:lvl>
    <w:lvl w:ilvl="8">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3BC378E"/>
    <w:multiLevelType w:val="hybridMultilevel"/>
    <w:tmpl w:val="F7BA5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5A6B21"/>
    <w:multiLevelType w:val="hybridMultilevel"/>
    <w:tmpl w:val="5A4ED04A"/>
    <w:lvl w:ilvl="0" w:tplc="13B08E4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7A667530"/>
    <w:multiLevelType w:val="multilevel"/>
    <w:tmpl w:val="012A1EE6"/>
    <w:lvl w:ilvl="0">
      <w:start w:val="1"/>
      <w:numFmt w:val="decimal"/>
      <w:lvlText w:val="%1."/>
      <w:lvlJc w:val="left"/>
      <w:pPr>
        <w:ind w:left="1080" w:hanging="360"/>
      </w:pPr>
      <w:rPr>
        <w:b/>
        <w:sz w:val="22"/>
        <w:szCs w:val="22"/>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6" w15:restartNumberingAfterBreak="0">
    <w:nsid w:val="7C1B66D6"/>
    <w:multiLevelType w:val="hybridMultilevel"/>
    <w:tmpl w:val="B7363488"/>
    <w:lvl w:ilvl="0" w:tplc="0409000F">
      <w:start w:val="1"/>
      <w:numFmt w:val="decimal"/>
      <w:lvlText w:val="%1."/>
      <w:lvlJc w:val="left"/>
      <w:pPr>
        <w:ind w:left="480" w:hanging="480"/>
      </w:pPr>
    </w:lvl>
    <w:lvl w:ilvl="1" w:tplc="8FAE86EC">
      <w:start w:val="1"/>
      <w:numFmt w:val="lowerLetter"/>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EE03828"/>
    <w:multiLevelType w:val="hybridMultilevel"/>
    <w:tmpl w:val="1114AC4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11"/>
  </w:num>
  <w:num w:numId="2">
    <w:abstractNumId w:val="16"/>
  </w:num>
  <w:num w:numId="3">
    <w:abstractNumId w:val="34"/>
  </w:num>
  <w:num w:numId="4">
    <w:abstractNumId w:val="14"/>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lvlOverride w:ilvl="3"/>
    <w:lvlOverride w:ilvl="4"/>
    <w:lvlOverride w:ilvl="5"/>
    <w:lvlOverride w:ilvl="6"/>
    <w:lvlOverride w:ilvl="7"/>
    <w:lvlOverride w:ilvl="8"/>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33"/>
  </w:num>
  <w:num w:numId="14">
    <w:abstractNumId w:val="24"/>
  </w:num>
  <w:num w:numId="15">
    <w:abstractNumId w:val="22"/>
  </w:num>
  <w:num w:numId="16">
    <w:abstractNumId w:val="36"/>
  </w:num>
  <w:num w:numId="17">
    <w:abstractNumId w:val="18"/>
  </w:num>
  <w:num w:numId="18">
    <w:abstractNumId w:val="37"/>
  </w:num>
  <w:num w:numId="19">
    <w:abstractNumId w:val="32"/>
  </w:num>
  <w:num w:numId="20">
    <w:abstractNumId w:val="23"/>
  </w:num>
  <w:num w:numId="21">
    <w:abstractNumId w:val="27"/>
  </w:num>
  <w:num w:numId="22">
    <w:abstractNumId w:val="15"/>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26"/>
  </w:num>
  <w:num w:numId="37">
    <w:abstractNumId w:val="26"/>
  </w:num>
  <w:num w:numId="38">
    <w:abstractNumId w:val="26"/>
  </w:num>
  <w:num w:numId="39">
    <w:abstractNumId w:val="26"/>
  </w:num>
  <w:num w:numId="40">
    <w:abstractNumId w:val="26"/>
  </w:num>
  <w:num w:numId="41">
    <w:abstractNumId w:val="26"/>
  </w:num>
  <w:num w:numId="42">
    <w:abstractNumId w:val="19"/>
  </w:num>
  <w:num w:numId="43">
    <w:abstractNumId w:val="26"/>
  </w:num>
  <w:num w:numId="44">
    <w:abstractNumId w:val="26"/>
  </w:num>
  <w:num w:numId="45">
    <w:abstractNumId w:val="26"/>
  </w:num>
  <w:num w:numId="46">
    <w:abstractNumId w:val="26"/>
  </w:num>
  <w:num w:numId="47">
    <w:abstractNumId w:val="26"/>
  </w:num>
  <w:num w:numId="48">
    <w:abstractNumId w:val="26"/>
  </w:num>
  <w:num w:numId="49">
    <w:abstractNumId w:val="26"/>
  </w:num>
  <w:num w:numId="50">
    <w:abstractNumId w:val="26"/>
  </w:num>
  <w:num w:numId="51">
    <w:abstractNumId w:val="26"/>
  </w:num>
  <w:num w:numId="52">
    <w:abstractNumId w:val="26"/>
  </w:num>
  <w:num w:numId="53">
    <w:abstractNumId w:val="10"/>
  </w:num>
  <w:num w:numId="54">
    <w:abstractNumId w:val="28"/>
  </w:num>
  <w:num w:numId="55">
    <w:abstractNumId w:val="17"/>
  </w:num>
  <w:num w:numId="56">
    <w:abstractNumId w:val="25"/>
  </w:num>
  <w:num w:numId="57">
    <w:abstractNumId w:val="26"/>
  </w:num>
  <w:num w:numId="58">
    <w:abstractNumId w:val="31"/>
  </w:num>
  <w:num w:numId="59">
    <w:abstractNumId w:val="26"/>
  </w:num>
  <w:num w:numId="60">
    <w:abstractNumId w:val="26"/>
  </w:num>
  <w:num w:numId="61">
    <w:abstractNumId w:val="26"/>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星 Sing">
    <w15:presenceInfo w15:providerId="Windows Live" w15:userId="9d333f8fd8e364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oNotDisplayPageBoundaries/>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250"/>
    <w:rsid w:val="00012F6E"/>
    <w:rsid w:val="000153DC"/>
    <w:rsid w:val="00016ED5"/>
    <w:rsid w:val="00017BC7"/>
    <w:rsid w:val="0002443C"/>
    <w:rsid w:val="0003069F"/>
    <w:rsid w:val="00031067"/>
    <w:rsid w:val="000317F8"/>
    <w:rsid w:val="00035D0E"/>
    <w:rsid w:val="000502F1"/>
    <w:rsid w:val="00050775"/>
    <w:rsid w:val="00053210"/>
    <w:rsid w:val="000557F4"/>
    <w:rsid w:val="00065EDF"/>
    <w:rsid w:val="0006631B"/>
    <w:rsid w:val="00070C81"/>
    <w:rsid w:val="00071710"/>
    <w:rsid w:val="00071E09"/>
    <w:rsid w:val="000724F6"/>
    <w:rsid w:val="00072DD1"/>
    <w:rsid w:val="00074708"/>
    <w:rsid w:val="00076454"/>
    <w:rsid w:val="00084068"/>
    <w:rsid w:val="000845E0"/>
    <w:rsid w:val="00086C23"/>
    <w:rsid w:val="000901D4"/>
    <w:rsid w:val="0009109B"/>
    <w:rsid w:val="00092F68"/>
    <w:rsid w:val="00096AA7"/>
    <w:rsid w:val="000A2998"/>
    <w:rsid w:val="000A5488"/>
    <w:rsid w:val="000B07EA"/>
    <w:rsid w:val="000B6316"/>
    <w:rsid w:val="000B6763"/>
    <w:rsid w:val="000C3A6D"/>
    <w:rsid w:val="000C3D97"/>
    <w:rsid w:val="000C5305"/>
    <w:rsid w:val="000C787D"/>
    <w:rsid w:val="000D3070"/>
    <w:rsid w:val="000D41DD"/>
    <w:rsid w:val="000D4778"/>
    <w:rsid w:val="000E262A"/>
    <w:rsid w:val="000E4B89"/>
    <w:rsid w:val="000E7808"/>
    <w:rsid w:val="000F287A"/>
    <w:rsid w:val="000F28AD"/>
    <w:rsid w:val="00114C4D"/>
    <w:rsid w:val="00120278"/>
    <w:rsid w:val="00123893"/>
    <w:rsid w:val="00123CA7"/>
    <w:rsid w:val="00124D59"/>
    <w:rsid w:val="00125E65"/>
    <w:rsid w:val="001318DC"/>
    <w:rsid w:val="001324B3"/>
    <w:rsid w:val="00137219"/>
    <w:rsid w:val="00146558"/>
    <w:rsid w:val="001471F2"/>
    <w:rsid w:val="00150630"/>
    <w:rsid w:val="001638C5"/>
    <w:rsid w:val="00170BC9"/>
    <w:rsid w:val="00183A26"/>
    <w:rsid w:val="00186C45"/>
    <w:rsid w:val="00196CCD"/>
    <w:rsid w:val="001A0250"/>
    <w:rsid w:val="001A31BF"/>
    <w:rsid w:val="001A5540"/>
    <w:rsid w:val="001A634B"/>
    <w:rsid w:val="001B3382"/>
    <w:rsid w:val="001C286B"/>
    <w:rsid w:val="001C304E"/>
    <w:rsid w:val="001C41C6"/>
    <w:rsid w:val="001C7832"/>
    <w:rsid w:val="001D008B"/>
    <w:rsid w:val="001D19CA"/>
    <w:rsid w:val="001D5CD1"/>
    <w:rsid w:val="001D6C30"/>
    <w:rsid w:val="001D795F"/>
    <w:rsid w:val="001D79BF"/>
    <w:rsid w:val="001E084B"/>
    <w:rsid w:val="002058AB"/>
    <w:rsid w:val="002132A0"/>
    <w:rsid w:val="00216376"/>
    <w:rsid w:val="00216769"/>
    <w:rsid w:val="00217640"/>
    <w:rsid w:val="00223A4A"/>
    <w:rsid w:val="002247BD"/>
    <w:rsid w:val="00226717"/>
    <w:rsid w:val="0023057A"/>
    <w:rsid w:val="00234E32"/>
    <w:rsid w:val="0023661E"/>
    <w:rsid w:val="0023752C"/>
    <w:rsid w:val="00241E93"/>
    <w:rsid w:val="002430F6"/>
    <w:rsid w:val="00255A0B"/>
    <w:rsid w:val="002625F4"/>
    <w:rsid w:val="00262EC7"/>
    <w:rsid w:val="002650A3"/>
    <w:rsid w:val="002771A2"/>
    <w:rsid w:val="00280B9C"/>
    <w:rsid w:val="00283946"/>
    <w:rsid w:val="00284401"/>
    <w:rsid w:val="00290930"/>
    <w:rsid w:val="0029094C"/>
    <w:rsid w:val="00292467"/>
    <w:rsid w:val="00294BBF"/>
    <w:rsid w:val="0029680E"/>
    <w:rsid w:val="002A4C59"/>
    <w:rsid w:val="002B030A"/>
    <w:rsid w:val="002B11C0"/>
    <w:rsid w:val="002B1FA7"/>
    <w:rsid w:val="002B2698"/>
    <w:rsid w:val="002B4038"/>
    <w:rsid w:val="002B73A3"/>
    <w:rsid w:val="002C14B4"/>
    <w:rsid w:val="002C184B"/>
    <w:rsid w:val="002C2859"/>
    <w:rsid w:val="002C4B8A"/>
    <w:rsid w:val="002D2B6A"/>
    <w:rsid w:val="002D4C26"/>
    <w:rsid w:val="002D6AFE"/>
    <w:rsid w:val="002E347C"/>
    <w:rsid w:val="002E7471"/>
    <w:rsid w:val="002E7586"/>
    <w:rsid w:val="002F16B1"/>
    <w:rsid w:val="002F2E55"/>
    <w:rsid w:val="002F3F3F"/>
    <w:rsid w:val="002F7515"/>
    <w:rsid w:val="003005C6"/>
    <w:rsid w:val="00305A4D"/>
    <w:rsid w:val="00305D04"/>
    <w:rsid w:val="003156E7"/>
    <w:rsid w:val="003164A9"/>
    <w:rsid w:val="00316E0B"/>
    <w:rsid w:val="003218E1"/>
    <w:rsid w:val="00325289"/>
    <w:rsid w:val="00325781"/>
    <w:rsid w:val="00325C18"/>
    <w:rsid w:val="00327316"/>
    <w:rsid w:val="003324E7"/>
    <w:rsid w:val="00341331"/>
    <w:rsid w:val="00341C19"/>
    <w:rsid w:val="003442A9"/>
    <w:rsid w:val="00346CA8"/>
    <w:rsid w:val="00350C51"/>
    <w:rsid w:val="003516B3"/>
    <w:rsid w:val="003609C4"/>
    <w:rsid w:val="003614B8"/>
    <w:rsid w:val="003620E3"/>
    <w:rsid w:val="00364412"/>
    <w:rsid w:val="00366969"/>
    <w:rsid w:val="0037106D"/>
    <w:rsid w:val="0037447E"/>
    <w:rsid w:val="003747BF"/>
    <w:rsid w:val="003762C0"/>
    <w:rsid w:val="003764F9"/>
    <w:rsid w:val="003773C8"/>
    <w:rsid w:val="0038224B"/>
    <w:rsid w:val="003828B7"/>
    <w:rsid w:val="00383F6A"/>
    <w:rsid w:val="003853B3"/>
    <w:rsid w:val="00390AB6"/>
    <w:rsid w:val="00391D95"/>
    <w:rsid w:val="003A35B3"/>
    <w:rsid w:val="003A4AF9"/>
    <w:rsid w:val="003B20EC"/>
    <w:rsid w:val="003B213A"/>
    <w:rsid w:val="003B3BC1"/>
    <w:rsid w:val="003C3A16"/>
    <w:rsid w:val="003C4E94"/>
    <w:rsid w:val="003C6E8B"/>
    <w:rsid w:val="003C76DE"/>
    <w:rsid w:val="003D0267"/>
    <w:rsid w:val="003D32B7"/>
    <w:rsid w:val="003D625D"/>
    <w:rsid w:val="003D74D1"/>
    <w:rsid w:val="003E4CE4"/>
    <w:rsid w:val="003E52BC"/>
    <w:rsid w:val="003E5AAF"/>
    <w:rsid w:val="003F0BCC"/>
    <w:rsid w:val="00400385"/>
    <w:rsid w:val="004006EA"/>
    <w:rsid w:val="00401806"/>
    <w:rsid w:val="00402CAE"/>
    <w:rsid w:val="00404F29"/>
    <w:rsid w:val="00404FF3"/>
    <w:rsid w:val="00406170"/>
    <w:rsid w:val="004155BC"/>
    <w:rsid w:val="00417AA5"/>
    <w:rsid w:val="004226F4"/>
    <w:rsid w:val="00422742"/>
    <w:rsid w:val="00422E38"/>
    <w:rsid w:val="004309B2"/>
    <w:rsid w:val="0043607A"/>
    <w:rsid w:val="00436319"/>
    <w:rsid w:val="004459BA"/>
    <w:rsid w:val="00454591"/>
    <w:rsid w:val="0045632E"/>
    <w:rsid w:val="004601F0"/>
    <w:rsid w:val="00462B21"/>
    <w:rsid w:val="00464EC4"/>
    <w:rsid w:val="0046736B"/>
    <w:rsid w:val="00477827"/>
    <w:rsid w:val="00484039"/>
    <w:rsid w:val="00485AE8"/>
    <w:rsid w:val="00486BF5"/>
    <w:rsid w:val="00490EBD"/>
    <w:rsid w:val="00492899"/>
    <w:rsid w:val="00493264"/>
    <w:rsid w:val="004A0D0D"/>
    <w:rsid w:val="004A49D4"/>
    <w:rsid w:val="004A5E2A"/>
    <w:rsid w:val="004A5EF5"/>
    <w:rsid w:val="004B3C00"/>
    <w:rsid w:val="004B40D2"/>
    <w:rsid w:val="004B656F"/>
    <w:rsid w:val="004B6976"/>
    <w:rsid w:val="004B715B"/>
    <w:rsid w:val="004C4BE1"/>
    <w:rsid w:val="004D311F"/>
    <w:rsid w:val="004E0CEE"/>
    <w:rsid w:val="004E2A3A"/>
    <w:rsid w:val="004E6B93"/>
    <w:rsid w:val="004E764C"/>
    <w:rsid w:val="004E77D1"/>
    <w:rsid w:val="004F19CE"/>
    <w:rsid w:val="004F6E9D"/>
    <w:rsid w:val="00503158"/>
    <w:rsid w:val="00505651"/>
    <w:rsid w:val="005103B8"/>
    <w:rsid w:val="005110BA"/>
    <w:rsid w:val="00511F2A"/>
    <w:rsid w:val="005170C3"/>
    <w:rsid w:val="005237FE"/>
    <w:rsid w:val="0053548A"/>
    <w:rsid w:val="00537351"/>
    <w:rsid w:val="00537E69"/>
    <w:rsid w:val="00541F1E"/>
    <w:rsid w:val="00543A3E"/>
    <w:rsid w:val="00544046"/>
    <w:rsid w:val="00544777"/>
    <w:rsid w:val="00546B0D"/>
    <w:rsid w:val="0055005E"/>
    <w:rsid w:val="00553CDA"/>
    <w:rsid w:val="0056045A"/>
    <w:rsid w:val="005634C9"/>
    <w:rsid w:val="005636EF"/>
    <w:rsid w:val="005639FC"/>
    <w:rsid w:val="005656A3"/>
    <w:rsid w:val="005661E3"/>
    <w:rsid w:val="00567433"/>
    <w:rsid w:val="0057145A"/>
    <w:rsid w:val="0057210C"/>
    <w:rsid w:val="00573911"/>
    <w:rsid w:val="005747FF"/>
    <w:rsid w:val="00574C3F"/>
    <w:rsid w:val="0057716C"/>
    <w:rsid w:val="00582F54"/>
    <w:rsid w:val="00592620"/>
    <w:rsid w:val="00593AB2"/>
    <w:rsid w:val="00594140"/>
    <w:rsid w:val="005A1351"/>
    <w:rsid w:val="005A5B61"/>
    <w:rsid w:val="005A62CA"/>
    <w:rsid w:val="005A6630"/>
    <w:rsid w:val="005A73AC"/>
    <w:rsid w:val="005A7BF1"/>
    <w:rsid w:val="005B5036"/>
    <w:rsid w:val="005B59F4"/>
    <w:rsid w:val="005C03F8"/>
    <w:rsid w:val="005C12E3"/>
    <w:rsid w:val="005C1897"/>
    <w:rsid w:val="005C3CF9"/>
    <w:rsid w:val="005C6BF7"/>
    <w:rsid w:val="005C76E8"/>
    <w:rsid w:val="005D042F"/>
    <w:rsid w:val="005D5D45"/>
    <w:rsid w:val="005D6129"/>
    <w:rsid w:val="005E199F"/>
    <w:rsid w:val="005E4A1F"/>
    <w:rsid w:val="005F2B4C"/>
    <w:rsid w:val="005F4CD0"/>
    <w:rsid w:val="005F78B5"/>
    <w:rsid w:val="00604B3B"/>
    <w:rsid w:val="00606311"/>
    <w:rsid w:val="0060684A"/>
    <w:rsid w:val="00610C7B"/>
    <w:rsid w:val="00613751"/>
    <w:rsid w:val="00614787"/>
    <w:rsid w:val="00616EB4"/>
    <w:rsid w:val="00616F12"/>
    <w:rsid w:val="00624A5A"/>
    <w:rsid w:val="00630BF3"/>
    <w:rsid w:val="00632FF1"/>
    <w:rsid w:val="00637106"/>
    <w:rsid w:val="00644694"/>
    <w:rsid w:val="00647780"/>
    <w:rsid w:val="00652FA1"/>
    <w:rsid w:val="00654E77"/>
    <w:rsid w:val="00657CBA"/>
    <w:rsid w:val="00663E5E"/>
    <w:rsid w:val="00664BB9"/>
    <w:rsid w:val="0066573A"/>
    <w:rsid w:val="00671F1F"/>
    <w:rsid w:val="00674135"/>
    <w:rsid w:val="0067580C"/>
    <w:rsid w:val="0068586A"/>
    <w:rsid w:val="00690ED7"/>
    <w:rsid w:val="006947ED"/>
    <w:rsid w:val="0069513F"/>
    <w:rsid w:val="006A0766"/>
    <w:rsid w:val="006A40D2"/>
    <w:rsid w:val="006A4DD3"/>
    <w:rsid w:val="006B1CA1"/>
    <w:rsid w:val="006B3551"/>
    <w:rsid w:val="006B4A5F"/>
    <w:rsid w:val="006B7424"/>
    <w:rsid w:val="006B7AA2"/>
    <w:rsid w:val="006B7E48"/>
    <w:rsid w:val="006C7EE9"/>
    <w:rsid w:val="006D099A"/>
    <w:rsid w:val="006D5631"/>
    <w:rsid w:val="006D6E42"/>
    <w:rsid w:val="006D7A13"/>
    <w:rsid w:val="006E0B28"/>
    <w:rsid w:val="006E60BE"/>
    <w:rsid w:val="006E75CD"/>
    <w:rsid w:val="006E797E"/>
    <w:rsid w:val="006F71A9"/>
    <w:rsid w:val="00702B6A"/>
    <w:rsid w:val="00702E53"/>
    <w:rsid w:val="0070344F"/>
    <w:rsid w:val="00704C8F"/>
    <w:rsid w:val="007071EC"/>
    <w:rsid w:val="007109D1"/>
    <w:rsid w:val="007130D7"/>
    <w:rsid w:val="00715F36"/>
    <w:rsid w:val="00721EC5"/>
    <w:rsid w:val="00722C9C"/>
    <w:rsid w:val="0072502D"/>
    <w:rsid w:val="007346E8"/>
    <w:rsid w:val="0073765B"/>
    <w:rsid w:val="007409F1"/>
    <w:rsid w:val="00741E93"/>
    <w:rsid w:val="0074277C"/>
    <w:rsid w:val="00742FB6"/>
    <w:rsid w:val="007513CD"/>
    <w:rsid w:val="00752CB4"/>
    <w:rsid w:val="00754817"/>
    <w:rsid w:val="0075497D"/>
    <w:rsid w:val="00755087"/>
    <w:rsid w:val="00757194"/>
    <w:rsid w:val="00761A5A"/>
    <w:rsid w:val="00763DFC"/>
    <w:rsid w:val="007653B1"/>
    <w:rsid w:val="007727DC"/>
    <w:rsid w:val="00777F2F"/>
    <w:rsid w:val="00783312"/>
    <w:rsid w:val="00784060"/>
    <w:rsid w:val="00785581"/>
    <w:rsid w:val="00785917"/>
    <w:rsid w:val="0078612D"/>
    <w:rsid w:val="00793B62"/>
    <w:rsid w:val="00793EFC"/>
    <w:rsid w:val="00795FAC"/>
    <w:rsid w:val="007A32C7"/>
    <w:rsid w:val="007A66B4"/>
    <w:rsid w:val="007B6405"/>
    <w:rsid w:val="007B76A7"/>
    <w:rsid w:val="007D0AD8"/>
    <w:rsid w:val="007D3A43"/>
    <w:rsid w:val="007E63D1"/>
    <w:rsid w:val="007E675E"/>
    <w:rsid w:val="007F64C2"/>
    <w:rsid w:val="00803075"/>
    <w:rsid w:val="00803E6B"/>
    <w:rsid w:val="00807E1B"/>
    <w:rsid w:val="00813227"/>
    <w:rsid w:val="008233E7"/>
    <w:rsid w:val="0083173E"/>
    <w:rsid w:val="0083222E"/>
    <w:rsid w:val="00841316"/>
    <w:rsid w:val="0085762C"/>
    <w:rsid w:val="00857ED2"/>
    <w:rsid w:val="00862FC7"/>
    <w:rsid w:val="008655E5"/>
    <w:rsid w:val="00867CD0"/>
    <w:rsid w:val="00867E77"/>
    <w:rsid w:val="00870422"/>
    <w:rsid w:val="00895B71"/>
    <w:rsid w:val="00897624"/>
    <w:rsid w:val="008A2330"/>
    <w:rsid w:val="008A65BD"/>
    <w:rsid w:val="008B5B77"/>
    <w:rsid w:val="008C0716"/>
    <w:rsid w:val="008C1BB4"/>
    <w:rsid w:val="008C1C4F"/>
    <w:rsid w:val="008D225C"/>
    <w:rsid w:val="008D5C77"/>
    <w:rsid w:val="008D7C63"/>
    <w:rsid w:val="008D7F30"/>
    <w:rsid w:val="008E2AE3"/>
    <w:rsid w:val="008E57CB"/>
    <w:rsid w:val="008E5AE6"/>
    <w:rsid w:val="008E792A"/>
    <w:rsid w:val="008F011B"/>
    <w:rsid w:val="008F07A3"/>
    <w:rsid w:val="008F3C1F"/>
    <w:rsid w:val="009007BD"/>
    <w:rsid w:val="009017F2"/>
    <w:rsid w:val="0090329D"/>
    <w:rsid w:val="009120E8"/>
    <w:rsid w:val="00917132"/>
    <w:rsid w:val="009238C6"/>
    <w:rsid w:val="00927587"/>
    <w:rsid w:val="00941CC8"/>
    <w:rsid w:val="009444DC"/>
    <w:rsid w:val="009453D4"/>
    <w:rsid w:val="00946682"/>
    <w:rsid w:val="00951664"/>
    <w:rsid w:val="009525DC"/>
    <w:rsid w:val="009552E9"/>
    <w:rsid w:val="0096294A"/>
    <w:rsid w:val="0096380C"/>
    <w:rsid w:val="00964399"/>
    <w:rsid w:val="00967509"/>
    <w:rsid w:val="00970500"/>
    <w:rsid w:val="00976EE6"/>
    <w:rsid w:val="00985F48"/>
    <w:rsid w:val="00985FCA"/>
    <w:rsid w:val="009A742C"/>
    <w:rsid w:val="009B1749"/>
    <w:rsid w:val="009B3598"/>
    <w:rsid w:val="009B6A1A"/>
    <w:rsid w:val="009C0DD8"/>
    <w:rsid w:val="009C2AC3"/>
    <w:rsid w:val="009C7D6D"/>
    <w:rsid w:val="009D0FBE"/>
    <w:rsid w:val="009D2D64"/>
    <w:rsid w:val="009D7AD0"/>
    <w:rsid w:val="009E01A3"/>
    <w:rsid w:val="009E2DDA"/>
    <w:rsid w:val="009F46A1"/>
    <w:rsid w:val="009F6110"/>
    <w:rsid w:val="00A03EB8"/>
    <w:rsid w:val="00A06A1E"/>
    <w:rsid w:val="00A11F49"/>
    <w:rsid w:val="00A12C29"/>
    <w:rsid w:val="00A17F7E"/>
    <w:rsid w:val="00A2613C"/>
    <w:rsid w:val="00A31904"/>
    <w:rsid w:val="00A3306B"/>
    <w:rsid w:val="00A35D7A"/>
    <w:rsid w:val="00A66EA9"/>
    <w:rsid w:val="00A721C9"/>
    <w:rsid w:val="00A73008"/>
    <w:rsid w:val="00A76FFC"/>
    <w:rsid w:val="00A82D84"/>
    <w:rsid w:val="00A86DE9"/>
    <w:rsid w:val="00A87D82"/>
    <w:rsid w:val="00A953F3"/>
    <w:rsid w:val="00A96132"/>
    <w:rsid w:val="00A97B17"/>
    <w:rsid w:val="00AA14F0"/>
    <w:rsid w:val="00AA342F"/>
    <w:rsid w:val="00AA5305"/>
    <w:rsid w:val="00AA57A9"/>
    <w:rsid w:val="00AA7784"/>
    <w:rsid w:val="00AB1C58"/>
    <w:rsid w:val="00AB6CE9"/>
    <w:rsid w:val="00AC1899"/>
    <w:rsid w:val="00AD152B"/>
    <w:rsid w:val="00AD395B"/>
    <w:rsid w:val="00AD3AB7"/>
    <w:rsid w:val="00AE0A9D"/>
    <w:rsid w:val="00AF0C21"/>
    <w:rsid w:val="00AF0EA1"/>
    <w:rsid w:val="00B01307"/>
    <w:rsid w:val="00B02A7F"/>
    <w:rsid w:val="00B02BB1"/>
    <w:rsid w:val="00B06D7A"/>
    <w:rsid w:val="00B07FC8"/>
    <w:rsid w:val="00B144E6"/>
    <w:rsid w:val="00B26134"/>
    <w:rsid w:val="00B35664"/>
    <w:rsid w:val="00B37C23"/>
    <w:rsid w:val="00B427C4"/>
    <w:rsid w:val="00B42F65"/>
    <w:rsid w:val="00B437BD"/>
    <w:rsid w:val="00B44602"/>
    <w:rsid w:val="00B45B3A"/>
    <w:rsid w:val="00B45E25"/>
    <w:rsid w:val="00B4685B"/>
    <w:rsid w:val="00B52F62"/>
    <w:rsid w:val="00B535EA"/>
    <w:rsid w:val="00B53ADB"/>
    <w:rsid w:val="00B77014"/>
    <w:rsid w:val="00B77A22"/>
    <w:rsid w:val="00B77B71"/>
    <w:rsid w:val="00B927E0"/>
    <w:rsid w:val="00B94624"/>
    <w:rsid w:val="00BA26F7"/>
    <w:rsid w:val="00BB2438"/>
    <w:rsid w:val="00BC6135"/>
    <w:rsid w:val="00BC6BC4"/>
    <w:rsid w:val="00BD46A4"/>
    <w:rsid w:val="00BD69E7"/>
    <w:rsid w:val="00BD6F1A"/>
    <w:rsid w:val="00BE3130"/>
    <w:rsid w:val="00BE72F4"/>
    <w:rsid w:val="00BF5651"/>
    <w:rsid w:val="00BF731D"/>
    <w:rsid w:val="00C009DD"/>
    <w:rsid w:val="00C135CA"/>
    <w:rsid w:val="00C1527A"/>
    <w:rsid w:val="00C16D79"/>
    <w:rsid w:val="00C16E9C"/>
    <w:rsid w:val="00C22F82"/>
    <w:rsid w:val="00C23DB4"/>
    <w:rsid w:val="00C25211"/>
    <w:rsid w:val="00C426BC"/>
    <w:rsid w:val="00C43BD4"/>
    <w:rsid w:val="00C43C21"/>
    <w:rsid w:val="00C52470"/>
    <w:rsid w:val="00C54F6E"/>
    <w:rsid w:val="00C5549F"/>
    <w:rsid w:val="00C576DF"/>
    <w:rsid w:val="00C618CD"/>
    <w:rsid w:val="00C629E0"/>
    <w:rsid w:val="00C66FBE"/>
    <w:rsid w:val="00C701B9"/>
    <w:rsid w:val="00C80BF2"/>
    <w:rsid w:val="00C81F77"/>
    <w:rsid w:val="00C829A9"/>
    <w:rsid w:val="00C87221"/>
    <w:rsid w:val="00C94E5D"/>
    <w:rsid w:val="00C9752F"/>
    <w:rsid w:val="00C979C5"/>
    <w:rsid w:val="00C97F4E"/>
    <w:rsid w:val="00CA0007"/>
    <w:rsid w:val="00CA1D4B"/>
    <w:rsid w:val="00CA1E0A"/>
    <w:rsid w:val="00CA516F"/>
    <w:rsid w:val="00CA5BAA"/>
    <w:rsid w:val="00CB1710"/>
    <w:rsid w:val="00CB4983"/>
    <w:rsid w:val="00CB7CE3"/>
    <w:rsid w:val="00CC6448"/>
    <w:rsid w:val="00CC6529"/>
    <w:rsid w:val="00CD494B"/>
    <w:rsid w:val="00CE5FDC"/>
    <w:rsid w:val="00CF0CB4"/>
    <w:rsid w:val="00CF4AA7"/>
    <w:rsid w:val="00CF73FA"/>
    <w:rsid w:val="00D01A29"/>
    <w:rsid w:val="00D0713E"/>
    <w:rsid w:val="00D10437"/>
    <w:rsid w:val="00D146D9"/>
    <w:rsid w:val="00D16561"/>
    <w:rsid w:val="00D2229F"/>
    <w:rsid w:val="00D226EE"/>
    <w:rsid w:val="00D26E99"/>
    <w:rsid w:val="00D32C9F"/>
    <w:rsid w:val="00D3319B"/>
    <w:rsid w:val="00D6065B"/>
    <w:rsid w:val="00D61D96"/>
    <w:rsid w:val="00D63611"/>
    <w:rsid w:val="00D71625"/>
    <w:rsid w:val="00D73255"/>
    <w:rsid w:val="00D745BD"/>
    <w:rsid w:val="00D776BD"/>
    <w:rsid w:val="00D8145B"/>
    <w:rsid w:val="00D816D8"/>
    <w:rsid w:val="00DA04C4"/>
    <w:rsid w:val="00DA38E3"/>
    <w:rsid w:val="00DA4F45"/>
    <w:rsid w:val="00DB1C39"/>
    <w:rsid w:val="00DB59B6"/>
    <w:rsid w:val="00DB756C"/>
    <w:rsid w:val="00DC0F46"/>
    <w:rsid w:val="00DC1663"/>
    <w:rsid w:val="00DC1A55"/>
    <w:rsid w:val="00DC1CC1"/>
    <w:rsid w:val="00DC439E"/>
    <w:rsid w:val="00DC6FAF"/>
    <w:rsid w:val="00DD232F"/>
    <w:rsid w:val="00DD2A63"/>
    <w:rsid w:val="00DD3E5C"/>
    <w:rsid w:val="00DE1982"/>
    <w:rsid w:val="00DE4ED0"/>
    <w:rsid w:val="00DE5B27"/>
    <w:rsid w:val="00DF297D"/>
    <w:rsid w:val="00E04F6F"/>
    <w:rsid w:val="00E12E52"/>
    <w:rsid w:val="00E14FA8"/>
    <w:rsid w:val="00E205D4"/>
    <w:rsid w:val="00E20DF4"/>
    <w:rsid w:val="00E22C42"/>
    <w:rsid w:val="00E24CC4"/>
    <w:rsid w:val="00E26484"/>
    <w:rsid w:val="00E26D82"/>
    <w:rsid w:val="00E415F9"/>
    <w:rsid w:val="00E510A8"/>
    <w:rsid w:val="00E51F52"/>
    <w:rsid w:val="00E5257A"/>
    <w:rsid w:val="00E536A6"/>
    <w:rsid w:val="00E55307"/>
    <w:rsid w:val="00E5631D"/>
    <w:rsid w:val="00E57ADC"/>
    <w:rsid w:val="00E57D2F"/>
    <w:rsid w:val="00E6167A"/>
    <w:rsid w:val="00E626FF"/>
    <w:rsid w:val="00E67281"/>
    <w:rsid w:val="00E856EA"/>
    <w:rsid w:val="00E91891"/>
    <w:rsid w:val="00E93C21"/>
    <w:rsid w:val="00E95990"/>
    <w:rsid w:val="00E96BD8"/>
    <w:rsid w:val="00E9761A"/>
    <w:rsid w:val="00E977F1"/>
    <w:rsid w:val="00EA28AD"/>
    <w:rsid w:val="00EA4620"/>
    <w:rsid w:val="00EB67BA"/>
    <w:rsid w:val="00EC2317"/>
    <w:rsid w:val="00ED5BB6"/>
    <w:rsid w:val="00EE5A46"/>
    <w:rsid w:val="00EE6052"/>
    <w:rsid w:val="00F054BA"/>
    <w:rsid w:val="00F0601E"/>
    <w:rsid w:val="00F12756"/>
    <w:rsid w:val="00F14ABC"/>
    <w:rsid w:val="00F20509"/>
    <w:rsid w:val="00F239D6"/>
    <w:rsid w:val="00F25BD0"/>
    <w:rsid w:val="00F32629"/>
    <w:rsid w:val="00F3411A"/>
    <w:rsid w:val="00F34C2A"/>
    <w:rsid w:val="00F409AE"/>
    <w:rsid w:val="00F44C41"/>
    <w:rsid w:val="00F463AF"/>
    <w:rsid w:val="00F5614E"/>
    <w:rsid w:val="00F6146D"/>
    <w:rsid w:val="00F66FF6"/>
    <w:rsid w:val="00F677F6"/>
    <w:rsid w:val="00F71884"/>
    <w:rsid w:val="00F7591C"/>
    <w:rsid w:val="00F760DC"/>
    <w:rsid w:val="00F8073F"/>
    <w:rsid w:val="00F835BA"/>
    <w:rsid w:val="00F86B59"/>
    <w:rsid w:val="00F909B9"/>
    <w:rsid w:val="00F90A30"/>
    <w:rsid w:val="00F93ABC"/>
    <w:rsid w:val="00F96B0F"/>
    <w:rsid w:val="00F978FC"/>
    <w:rsid w:val="00FA010B"/>
    <w:rsid w:val="00FA07C8"/>
    <w:rsid w:val="00FA6AB9"/>
    <w:rsid w:val="00FA7A33"/>
    <w:rsid w:val="00FB2D94"/>
    <w:rsid w:val="00FB2E89"/>
    <w:rsid w:val="00FB66A3"/>
    <w:rsid w:val="00FB7389"/>
    <w:rsid w:val="00FC161F"/>
    <w:rsid w:val="00FC50BB"/>
    <w:rsid w:val="00FD06A9"/>
    <w:rsid w:val="00FD0A0C"/>
    <w:rsid w:val="00FD133F"/>
    <w:rsid w:val="00FD6C98"/>
    <w:rsid w:val="00FE0436"/>
    <w:rsid w:val="00FE1B5B"/>
    <w:rsid w:val="00FE7904"/>
    <w:rsid w:val="00FF10CE"/>
    <w:rsid w:val="00FF1513"/>
    <w:rsid w:val="00FF563D"/>
    <w:rsid w:val="00FF6C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CE8FA0B"/>
  <w15:chartTrackingRefBased/>
  <w15:docId w15:val="{19242EED-A7DE-482E-8BF0-31057EFF7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4"/>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4"/>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32"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04E"/>
    <w:pPr>
      <w:spacing w:after="160" w:line="256" w:lineRule="auto"/>
      <w:jc w:val="both"/>
    </w:pPr>
    <w:rPr>
      <w:color w:val="000000"/>
      <w:sz w:val="22"/>
      <w:szCs w:val="22"/>
      <w:lang w:eastAsia="en-US"/>
    </w:rPr>
  </w:style>
  <w:style w:type="paragraph" w:styleId="Heading1">
    <w:name w:val="heading 1"/>
    <w:basedOn w:val="ColorfulList-Accent11"/>
    <w:next w:val="Normal"/>
    <w:link w:val="Heading1Char"/>
    <w:qFormat/>
    <w:rsid w:val="0043607A"/>
    <w:pPr>
      <w:numPr>
        <w:numId w:val="1"/>
      </w:numPr>
      <w:tabs>
        <w:tab w:val="left" w:pos="24"/>
      </w:tabs>
      <w:adjustRightInd w:val="0"/>
      <w:snapToGrid w:val="0"/>
      <w:ind w:leftChars="0" w:left="0"/>
      <w:outlineLvl w:val="0"/>
    </w:pPr>
    <w:rPr>
      <w:b/>
      <w:sz w:val="26"/>
    </w:rPr>
  </w:style>
  <w:style w:type="paragraph" w:styleId="Heading2">
    <w:name w:val="heading 2"/>
    <w:basedOn w:val="Heading1"/>
    <w:next w:val="List2"/>
    <w:link w:val="Heading2Char"/>
    <w:qFormat/>
    <w:rsid w:val="009B3598"/>
    <w:pPr>
      <w:numPr>
        <w:ilvl w:val="1"/>
        <w:numId w:val="12"/>
      </w:numPr>
      <w:ind w:left="567"/>
      <w:outlineLvl w:val="1"/>
    </w:pPr>
  </w:style>
  <w:style w:type="paragraph" w:styleId="Heading30">
    <w:name w:val="heading 3"/>
    <w:basedOn w:val="Normal"/>
    <w:next w:val="Normal"/>
    <w:link w:val="Heading3Char"/>
    <w:uiPriority w:val="9"/>
    <w:qFormat/>
    <w:rsid w:val="00573911"/>
    <w:pPr>
      <w:keepNext/>
      <w:spacing w:before="240" w:after="60"/>
      <w:outlineLvl w:val="2"/>
    </w:pPr>
    <w:rPr>
      <w:rFonts w:ascii="Cambria" w:eastAsia="Malgun Gothic" w:hAnsi="Cambria"/>
      <w:b/>
      <w:bCs/>
      <w:sz w:val="26"/>
      <w:szCs w:val="26"/>
    </w:rPr>
  </w:style>
  <w:style w:type="paragraph" w:styleId="Heading40">
    <w:name w:val="heading 4"/>
    <w:basedOn w:val="Normal"/>
    <w:next w:val="Normal"/>
    <w:link w:val="Heading4Char"/>
    <w:uiPriority w:val="9"/>
    <w:qFormat/>
    <w:rsid w:val="00573911"/>
    <w:pPr>
      <w:keepNext/>
      <w:keepLines/>
      <w:spacing w:before="40" w:after="0"/>
      <w:outlineLvl w:val="3"/>
    </w:pPr>
    <w:rPr>
      <w:rFonts w:ascii="Calibri Light" w:eastAsia="PMingLiU" w:hAnsi="Calibri Light"/>
      <w:i/>
      <w:iCs/>
      <w:color w:val="2E74B5"/>
    </w:rPr>
  </w:style>
  <w:style w:type="paragraph" w:styleId="Heading50">
    <w:name w:val="heading 5"/>
    <w:basedOn w:val="Normal"/>
    <w:next w:val="Normal"/>
    <w:link w:val="Heading5Char"/>
    <w:uiPriority w:val="9"/>
    <w:qFormat/>
    <w:rsid w:val="00573911"/>
    <w:pPr>
      <w:keepNext/>
      <w:keepLines/>
      <w:spacing w:before="40" w:after="0"/>
      <w:outlineLvl w:val="4"/>
    </w:pPr>
    <w:rPr>
      <w:rFonts w:ascii="Calibri Light" w:eastAsia="PMingLiU"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43607A"/>
    <w:pPr>
      <w:ind w:firstLine="245"/>
    </w:pPr>
    <w:rPr>
      <w:spacing w:val="6"/>
    </w:rPr>
  </w:style>
  <w:style w:type="paragraph" w:styleId="BodyText">
    <w:name w:val="Body Text"/>
    <w:basedOn w:val="Normal"/>
    <w:link w:val="BodyTextChar"/>
    <w:rsid w:val="0043607A"/>
    <w:rPr>
      <w:i/>
    </w:rPr>
  </w:style>
  <w:style w:type="paragraph" w:styleId="BodyTextIndent2">
    <w:name w:val="Body Text Indent 2"/>
    <w:basedOn w:val="Normal"/>
    <w:link w:val="BodyTextIndent2Char"/>
    <w:pPr>
      <w:spacing w:before="120" w:line="260" w:lineRule="exact"/>
      <w:ind w:firstLine="245"/>
    </w:pPr>
    <w:rPr>
      <w:spacing w:val="6"/>
    </w:rPr>
  </w:style>
  <w:style w:type="paragraph" w:styleId="List">
    <w:name w:val="List"/>
    <w:basedOn w:val="Normal"/>
    <w:pPr>
      <w:ind w:left="360" w:hanging="360"/>
    </w:pPr>
  </w:style>
  <w:style w:type="paragraph" w:styleId="BodyTextIndent3">
    <w:name w:val="Body Text Indent 3"/>
    <w:basedOn w:val="Normal"/>
    <w:link w:val="BodyTextIndent3Char"/>
    <w:rsid w:val="0043607A"/>
    <w:pPr>
      <w:spacing w:before="120" w:line="260" w:lineRule="exact"/>
      <w:ind w:firstLine="270"/>
    </w:pPr>
  </w:style>
  <w:style w:type="paragraph" w:styleId="BodyText2">
    <w:name w:val="Body Text 2"/>
    <w:basedOn w:val="Normal"/>
    <w:link w:val="BodyText2Char"/>
    <w:pPr>
      <w:spacing w:line="260" w:lineRule="exact"/>
    </w:pPr>
    <w:rPr>
      <w:spacing w:val="6"/>
    </w:rPr>
  </w:style>
  <w:style w:type="paragraph" w:styleId="Header">
    <w:name w:val="header"/>
    <w:basedOn w:val="Normal"/>
    <w:link w:val="HeaderChar"/>
    <w:rsid w:val="00016ED5"/>
    <w:pPr>
      <w:tabs>
        <w:tab w:val="center" w:pos="4252"/>
        <w:tab w:val="right" w:pos="8504"/>
      </w:tabs>
      <w:snapToGrid w:val="0"/>
    </w:pPr>
  </w:style>
  <w:style w:type="paragraph" w:styleId="Footer">
    <w:name w:val="footer"/>
    <w:basedOn w:val="Normal"/>
    <w:link w:val="FooterChar"/>
    <w:uiPriority w:val="99"/>
    <w:rsid w:val="00016ED5"/>
    <w:pPr>
      <w:tabs>
        <w:tab w:val="center" w:pos="4252"/>
        <w:tab w:val="right" w:pos="8504"/>
      </w:tabs>
      <w:snapToGrid w:val="0"/>
    </w:pPr>
  </w:style>
  <w:style w:type="character" w:styleId="PageNumber">
    <w:name w:val="page number"/>
    <w:basedOn w:val="DefaultParagraphFont"/>
    <w:rsid w:val="00016ED5"/>
  </w:style>
  <w:style w:type="paragraph" w:customStyle="1" w:styleId="References">
    <w:name w:val="References"/>
    <w:basedOn w:val="FootnoteText"/>
    <w:qFormat/>
    <w:rsid w:val="00553CDA"/>
    <w:rPr>
      <w:sz w:val="22"/>
      <w:szCs w:val="22"/>
    </w:rPr>
  </w:style>
  <w:style w:type="character" w:customStyle="1" w:styleId="Heading3Char">
    <w:name w:val="Heading 3 Char"/>
    <w:link w:val="Heading30"/>
    <w:uiPriority w:val="9"/>
    <w:rsid w:val="00637106"/>
    <w:rPr>
      <w:rFonts w:ascii="Cambria" w:eastAsia="Malgun Gothic" w:hAnsi="Cambria"/>
      <w:b/>
      <w:bCs/>
      <w:color w:val="000000"/>
      <w:sz w:val="26"/>
      <w:szCs w:val="26"/>
      <w:lang w:eastAsia="en-US"/>
    </w:rPr>
  </w:style>
  <w:style w:type="paragraph" w:styleId="NormalWeb">
    <w:name w:val="Normal (Web)"/>
    <w:basedOn w:val="Normal"/>
    <w:uiPriority w:val="99"/>
    <w:unhideWhenUsed/>
    <w:rsid w:val="00637106"/>
    <w:pPr>
      <w:spacing w:before="100" w:beforeAutospacing="1" w:after="100" w:afterAutospacing="1"/>
    </w:pPr>
    <w:rPr>
      <w:rFonts w:eastAsia="Times New Roman"/>
      <w:sz w:val="24"/>
      <w:szCs w:val="24"/>
      <w:lang w:eastAsia="ko-KR"/>
    </w:rPr>
  </w:style>
  <w:style w:type="character" w:customStyle="1" w:styleId="apple-converted-space">
    <w:name w:val="apple-converted-space"/>
    <w:rsid w:val="00637106"/>
  </w:style>
  <w:style w:type="character" w:customStyle="1" w:styleId="journal-title">
    <w:name w:val="journal-title"/>
    <w:rsid w:val="00637106"/>
  </w:style>
  <w:style w:type="character" w:styleId="Hyperlink">
    <w:name w:val="Hyperlink"/>
    <w:uiPriority w:val="99"/>
    <w:unhideWhenUsed/>
    <w:rsid w:val="00637106"/>
    <w:rPr>
      <w:color w:val="0000FF"/>
      <w:u w:val="single"/>
    </w:rPr>
  </w:style>
  <w:style w:type="character" w:styleId="Strong">
    <w:name w:val="Strong"/>
    <w:uiPriority w:val="22"/>
    <w:qFormat/>
    <w:rsid w:val="00AB1C58"/>
    <w:rPr>
      <w:b/>
      <w:bCs/>
    </w:rPr>
  </w:style>
  <w:style w:type="paragraph" w:styleId="FootnoteText">
    <w:name w:val="footnote text"/>
    <w:basedOn w:val="Normal"/>
    <w:link w:val="FootnoteTextChar"/>
    <w:uiPriority w:val="99"/>
    <w:unhideWhenUsed/>
    <w:qFormat/>
    <w:rsid w:val="00484039"/>
    <w:pPr>
      <w:snapToGrid w:val="0"/>
      <w:ind w:left="567" w:hanging="567"/>
      <w:jc w:val="left"/>
    </w:pPr>
    <w:rPr>
      <w:sz w:val="18"/>
      <w:szCs w:val="18"/>
    </w:rPr>
  </w:style>
  <w:style w:type="character" w:customStyle="1" w:styleId="FootnoteTextChar">
    <w:name w:val="Footnote Text Char"/>
    <w:link w:val="FootnoteText"/>
    <w:uiPriority w:val="99"/>
    <w:rsid w:val="00484039"/>
    <w:rPr>
      <w:color w:val="000000"/>
      <w:sz w:val="18"/>
      <w:szCs w:val="18"/>
    </w:rPr>
  </w:style>
  <w:style w:type="character" w:styleId="FootnoteReference">
    <w:name w:val="footnote reference"/>
    <w:uiPriority w:val="99"/>
    <w:unhideWhenUsed/>
    <w:qFormat/>
    <w:rsid w:val="0043607A"/>
    <w:rPr>
      <w:vertAlign w:val="superscript"/>
    </w:rPr>
  </w:style>
  <w:style w:type="table" w:styleId="TableGrid">
    <w:name w:val="Table Grid"/>
    <w:basedOn w:val="TableNormal"/>
    <w:uiPriority w:val="59"/>
    <w:rsid w:val="00B45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Grid-Accent6">
    <w:name w:val="Colorful Grid Accent 6"/>
    <w:basedOn w:val="TableNormal"/>
    <w:uiPriority w:val="64"/>
    <w:rsid w:val="006D6E4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ColorfulGrid-Accent5">
    <w:name w:val="Colorful Grid Accent 5"/>
    <w:basedOn w:val="TableNormal"/>
    <w:uiPriority w:val="64"/>
    <w:rsid w:val="006D6E4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FooterChar">
    <w:name w:val="Footer Char"/>
    <w:link w:val="Footer"/>
    <w:uiPriority w:val="99"/>
    <w:locked/>
    <w:rsid w:val="008D7C63"/>
  </w:style>
  <w:style w:type="character" w:styleId="UnresolvedMention">
    <w:name w:val="Unresolved Mention"/>
    <w:uiPriority w:val="99"/>
    <w:semiHidden/>
    <w:unhideWhenUsed/>
    <w:rsid w:val="00B4685B"/>
    <w:rPr>
      <w:color w:val="605E5C"/>
      <w:shd w:val="clear" w:color="auto" w:fill="E1DFDD"/>
    </w:rPr>
  </w:style>
  <w:style w:type="paragraph" w:customStyle="1" w:styleId="ColorfulList-Accent11">
    <w:name w:val="Colorful List - Accent 11"/>
    <w:basedOn w:val="Normal"/>
    <w:link w:val="ColorfulList-Accent1Char"/>
    <w:uiPriority w:val="34"/>
    <w:qFormat/>
    <w:rsid w:val="0043607A"/>
    <w:pPr>
      <w:ind w:leftChars="200" w:left="480"/>
    </w:pPr>
  </w:style>
  <w:style w:type="paragraph" w:customStyle="1" w:styleId="1">
    <w:name w:val="樣式1"/>
    <w:basedOn w:val="Heading2"/>
    <w:rsid w:val="00B42F65"/>
    <w:pPr>
      <w:numPr>
        <w:numId w:val="2"/>
      </w:numPr>
    </w:pPr>
  </w:style>
  <w:style w:type="paragraph" w:styleId="List2">
    <w:name w:val="List 2"/>
    <w:basedOn w:val="Normal"/>
    <w:uiPriority w:val="99"/>
    <w:semiHidden/>
    <w:unhideWhenUsed/>
    <w:rsid w:val="005A62CA"/>
    <w:pPr>
      <w:ind w:leftChars="400" w:left="100" w:hangingChars="200" w:hanging="200"/>
      <w:contextualSpacing/>
    </w:pPr>
  </w:style>
  <w:style w:type="paragraph" w:customStyle="1" w:styleId="2">
    <w:name w:val="樣式2"/>
    <w:basedOn w:val="Heading1"/>
    <w:rsid w:val="00B42F65"/>
  </w:style>
  <w:style w:type="character" w:customStyle="1" w:styleId="ColorfulList-Accent1Char">
    <w:name w:val="Colorful List - Accent 1 Char"/>
    <w:link w:val="ColorfulList-Accent11"/>
    <w:uiPriority w:val="34"/>
    <w:locked/>
    <w:rsid w:val="008233E7"/>
    <w:rPr>
      <w:color w:val="000000"/>
      <w:sz w:val="22"/>
      <w:szCs w:val="22"/>
    </w:rPr>
  </w:style>
  <w:style w:type="paragraph" w:styleId="Subtitle">
    <w:name w:val="Subtitle"/>
    <w:basedOn w:val="Heading2"/>
    <w:next w:val="Normal"/>
    <w:link w:val="SubtitleChar"/>
    <w:uiPriority w:val="11"/>
    <w:qFormat/>
    <w:rsid w:val="0043607A"/>
    <w:pPr>
      <w:keepNext/>
      <w:numPr>
        <w:ilvl w:val="0"/>
        <w:numId w:val="0"/>
      </w:numPr>
      <w:tabs>
        <w:tab w:val="clear" w:pos="24"/>
      </w:tabs>
      <w:adjustRightInd/>
      <w:snapToGrid/>
      <w:spacing w:before="240" w:after="60" w:line="240" w:lineRule="auto"/>
      <w:jc w:val="left"/>
    </w:pPr>
    <w:rPr>
      <w:rFonts w:ascii="Cambria" w:eastAsia="Malgun Gothic" w:hAnsi="Cambria"/>
      <w:bCs/>
      <w:color w:val="auto"/>
      <w:sz w:val="22"/>
    </w:rPr>
  </w:style>
  <w:style w:type="character" w:customStyle="1" w:styleId="SubtitleChar">
    <w:name w:val="Subtitle Char"/>
    <w:link w:val="Subtitle"/>
    <w:uiPriority w:val="11"/>
    <w:rsid w:val="00E205D4"/>
    <w:rPr>
      <w:rFonts w:ascii="Cambria" w:eastAsia="Malgun Gothic" w:hAnsi="Cambria"/>
      <w:b/>
      <w:bCs/>
      <w:sz w:val="22"/>
      <w:szCs w:val="22"/>
    </w:rPr>
  </w:style>
  <w:style w:type="paragraph" w:styleId="BalloonText">
    <w:name w:val="Balloon Text"/>
    <w:basedOn w:val="Normal"/>
    <w:link w:val="BalloonTextChar"/>
    <w:uiPriority w:val="99"/>
    <w:semiHidden/>
    <w:unhideWhenUsed/>
    <w:rsid w:val="0043607A"/>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5F78B5"/>
    <w:rPr>
      <w:rFonts w:ascii="Segoe UI" w:hAnsi="Segoe UI" w:cs="Segoe UI"/>
      <w:color w:val="000000"/>
      <w:sz w:val="18"/>
      <w:szCs w:val="18"/>
    </w:rPr>
  </w:style>
  <w:style w:type="character" w:customStyle="1" w:styleId="Heading1Char">
    <w:name w:val="Heading 1 Char"/>
    <w:link w:val="Heading1"/>
    <w:rsid w:val="0043607A"/>
    <w:rPr>
      <w:b/>
      <w:color w:val="000000"/>
      <w:sz w:val="26"/>
      <w:szCs w:val="22"/>
    </w:rPr>
  </w:style>
  <w:style w:type="character" w:customStyle="1" w:styleId="Heading2Char">
    <w:name w:val="Heading 2 Char"/>
    <w:link w:val="Heading2"/>
    <w:rsid w:val="009B3598"/>
    <w:rPr>
      <w:b/>
      <w:color w:val="000000"/>
      <w:sz w:val="26"/>
      <w:szCs w:val="22"/>
    </w:rPr>
  </w:style>
  <w:style w:type="character" w:customStyle="1" w:styleId="BodyTextIndentChar">
    <w:name w:val="Body Text Indent Char"/>
    <w:link w:val="BodyTextIndent"/>
    <w:rsid w:val="0043607A"/>
    <w:rPr>
      <w:color w:val="000000"/>
      <w:spacing w:val="6"/>
      <w:sz w:val="22"/>
      <w:szCs w:val="22"/>
    </w:rPr>
  </w:style>
  <w:style w:type="character" w:customStyle="1" w:styleId="BodyTextChar">
    <w:name w:val="Body Text Char"/>
    <w:link w:val="BodyText"/>
    <w:rsid w:val="0043607A"/>
    <w:rPr>
      <w:i/>
      <w:color w:val="000000"/>
      <w:sz w:val="22"/>
      <w:szCs w:val="22"/>
    </w:rPr>
  </w:style>
  <w:style w:type="character" w:customStyle="1" w:styleId="BodyTextIndent2Char">
    <w:name w:val="Body Text Indent 2 Char"/>
    <w:link w:val="BodyTextIndent2"/>
    <w:rsid w:val="0043607A"/>
    <w:rPr>
      <w:color w:val="000000"/>
      <w:spacing w:val="6"/>
      <w:sz w:val="22"/>
      <w:szCs w:val="22"/>
    </w:rPr>
  </w:style>
  <w:style w:type="character" w:customStyle="1" w:styleId="BodyTextIndent3Char">
    <w:name w:val="Body Text Indent 3 Char"/>
    <w:link w:val="BodyTextIndent3"/>
    <w:rsid w:val="0043607A"/>
    <w:rPr>
      <w:color w:val="000000"/>
      <w:sz w:val="22"/>
      <w:szCs w:val="22"/>
    </w:rPr>
  </w:style>
  <w:style w:type="character" w:customStyle="1" w:styleId="BodyText2Char">
    <w:name w:val="Body Text 2 Char"/>
    <w:link w:val="BodyText2"/>
    <w:rsid w:val="0043607A"/>
    <w:rPr>
      <w:color w:val="000000"/>
      <w:spacing w:val="6"/>
      <w:sz w:val="22"/>
      <w:szCs w:val="22"/>
    </w:rPr>
  </w:style>
  <w:style w:type="character" w:customStyle="1" w:styleId="HeaderChar">
    <w:name w:val="Header Char"/>
    <w:link w:val="Header"/>
    <w:rsid w:val="0043607A"/>
    <w:rPr>
      <w:color w:val="000000"/>
      <w:sz w:val="22"/>
      <w:szCs w:val="22"/>
    </w:rPr>
  </w:style>
  <w:style w:type="character" w:customStyle="1" w:styleId="UnresolvedMention1">
    <w:name w:val="Unresolved Mention1"/>
    <w:uiPriority w:val="99"/>
    <w:semiHidden/>
    <w:unhideWhenUsed/>
    <w:rsid w:val="0043607A"/>
    <w:rPr>
      <w:color w:val="605E5C"/>
      <w:shd w:val="clear" w:color="auto" w:fill="E1DFDD"/>
    </w:rPr>
  </w:style>
  <w:style w:type="character" w:customStyle="1" w:styleId="MediumGrid11">
    <w:name w:val="Medium Grid 11"/>
    <w:uiPriority w:val="99"/>
    <w:semiHidden/>
    <w:rsid w:val="0043607A"/>
    <w:rPr>
      <w:color w:val="808080"/>
    </w:rPr>
  </w:style>
  <w:style w:type="paragraph" w:customStyle="1" w:styleId="ColorfulShading-Accent11">
    <w:name w:val="Colorful Shading - Accent 11"/>
    <w:hidden/>
    <w:uiPriority w:val="99"/>
    <w:semiHidden/>
    <w:rsid w:val="0043607A"/>
    <w:rPr>
      <w:lang w:eastAsia="en-US"/>
    </w:rPr>
  </w:style>
  <w:style w:type="character" w:customStyle="1" w:styleId="TableGridLight1">
    <w:name w:val="Table Grid Light1"/>
    <w:uiPriority w:val="32"/>
    <w:qFormat/>
    <w:rsid w:val="0043607A"/>
  </w:style>
  <w:style w:type="paragraph" w:styleId="Caption">
    <w:name w:val="caption"/>
    <w:basedOn w:val="Normal"/>
    <w:next w:val="Normal"/>
    <w:uiPriority w:val="35"/>
    <w:qFormat/>
    <w:rsid w:val="00573911"/>
    <w:pPr>
      <w:spacing w:after="200" w:line="240" w:lineRule="auto"/>
      <w:jc w:val="center"/>
    </w:pPr>
    <w:rPr>
      <w:b/>
      <w:bCs/>
      <w:color w:val="44546A"/>
      <w:sz w:val="18"/>
      <w:szCs w:val="18"/>
    </w:rPr>
  </w:style>
  <w:style w:type="paragraph" w:customStyle="1" w:styleId="Heading3">
    <w:name w:val="Heading  3"/>
    <w:basedOn w:val="Heading1"/>
    <w:next w:val="Heading2"/>
    <w:qFormat/>
    <w:rsid w:val="00A87D82"/>
    <w:pPr>
      <w:numPr>
        <w:ilvl w:val="2"/>
        <w:numId w:val="12"/>
      </w:numPr>
      <w:tabs>
        <w:tab w:val="clear" w:pos="24"/>
        <w:tab w:val="left" w:pos="0"/>
      </w:tabs>
      <w:ind w:left="851" w:hanging="851"/>
    </w:pPr>
  </w:style>
  <w:style w:type="paragraph" w:customStyle="1" w:styleId="Heading4">
    <w:name w:val="Heading  4"/>
    <w:basedOn w:val="Heading1"/>
    <w:next w:val="Heading3"/>
    <w:qFormat/>
    <w:rsid w:val="002C2859"/>
    <w:pPr>
      <w:numPr>
        <w:ilvl w:val="3"/>
        <w:numId w:val="12"/>
      </w:numPr>
      <w:ind w:left="993" w:hanging="993"/>
    </w:pPr>
    <w:rPr>
      <w:lang w:eastAsia="zh-TW"/>
    </w:rPr>
  </w:style>
  <w:style w:type="character" w:customStyle="1" w:styleId="Heading4Char">
    <w:name w:val="Heading 4 Char"/>
    <w:link w:val="Heading40"/>
    <w:uiPriority w:val="9"/>
    <w:rsid w:val="0038224B"/>
    <w:rPr>
      <w:rFonts w:ascii="Calibri Light" w:eastAsia="PMingLiU" w:hAnsi="Calibri Light"/>
      <w:i/>
      <w:iCs/>
      <w:color w:val="2E74B5"/>
      <w:sz w:val="22"/>
      <w:szCs w:val="22"/>
      <w:lang w:eastAsia="en-US"/>
    </w:rPr>
  </w:style>
  <w:style w:type="character" w:styleId="CommentReference">
    <w:name w:val="annotation reference"/>
    <w:uiPriority w:val="99"/>
    <w:semiHidden/>
    <w:unhideWhenUsed/>
    <w:rsid w:val="002D6AFE"/>
    <w:rPr>
      <w:sz w:val="16"/>
      <w:szCs w:val="16"/>
    </w:rPr>
  </w:style>
  <w:style w:type="paragraph" w:styleId="CommentText">
    <w:name w:val="annotation text"/>
    <w:basedOn w:val="Normal"/>
    <w:link w:val="CommentTextChar"/>
    <w:uiPriority w:val="99"/>
    <w:semiHidden/>
    <w:unhideWhenUsed/>
    <w:rsid w:val="002D6AFE"/>
    <w:pPr>
      <w:spacing w:line="240" w:lineRule="auto"/>
    </w:pPr>
    <w:rPr>
      <w:sz w:val="20"/>
      <w:szCs w:val="20"/>
    </w:rPr>
  </w:style>
  <w:style w:type="character" w:customStyle="1" w:styleId="CommentTextChar">
    <w:name w:val="Comment Text Char"/>
    <w:link w:val="CommentText"/>
    <w:uiPriority w:val="99"/>
    <w:semiHidden/>
    <w:rsid w:val="002D6AFE"/>
    <w:rPr>
      <w:color w:val="000000"/>
    </w:rPr>
  </w:style>
  <w:style w:type="paragraph" w:styleId="CommentSubject">
    <w:name w:val="annotation subject"/>
    <w:basedOn w:val="CommentText"/>
    <w:next w:val="CommentText"/>
    <w:link w:val="CommentSubjectChar"/>
    <w:uiPriority w:val="99"/>
    <w:semiHidden/>
    <w:unhideWhenUsed/>
    <w:rsid w:val="002D6AFE"/>
    <w:rPr>
      <w:b/>
      <w:bCs/>
    </w:rPr>
  </w:style>
  <w:style w:type="character" w:customStyle="1" w:styleId="CommentSubjectChar">
    <w:name w:val="Comment Subject Char"/>
    <w:link w:val="CommentSubject"/>
    <w:uiPriority w:val="99"/>
    <w:semiHidden/>
    <w:rsid w:val="002D6AFE"/>
    <w:rPr>
      <w:b/>
      <w:bCs/>
      <w:color w:val="000000"/>
    </w:rPr>
  </w:style>
  <w:style w:type="paragraph" w:customStyle="1" w:styleId="Heading5">
    <w:name w:val="Heading  5"/>
    <w:basedOn w:val="Heading50"/>
    <w:qFormat/>
    <w:rsid w:val="005C1897"/>
    <w:pPr>
      <w:numPr>
        <w:ilvl w:val="4"/>
        <w:numId w:val="12"/>
      </w:numPr>
    </w:pPr>
    <w:rPr>
      <w:b/>
      <w:color w:val="000000"/>
      <w:sz w:val="26"/>
      <w:lang w:eastAsia="zh-TW"/>
    </w:rPr>
  </w:style>
  <w:style w:type="character" w:customStyle="1" w:styleId="Heading5Char">
    <w:name w:val="Heading 5 Char"/>
    <w:link w:val="Heading50"/>
    <w:uiPriority w:val="9"/>
    <w:rsid w:val="005C1897"/>
    <w:rPr>
      <w:rFonts w:ascii="Calibri Light" w:eastAsia="PMingLiU" w:hAnsi="Calibri Light"/>
      <w:color w:val="2E74B5"/>
      <w:sz w:val="22"/>
      <w:szCs w:val="22"/>
      <w:lang w:eastAsia="en-US"/>
    </w:rPr>
  </w:style>
  <w:style w:type="paragraph" w:styleId="HTMLPreformatted">
    <w:name w:val="HTML Preformatted"/>
    <w:basedOn w:val="Normal"/>
    <w:link w:val="HTMLPreformattedChar"/>
    <w:uiPriority w:val="99"/>
    <w:semiHidden/>
    <w:unhideWhenUsed/>
    <w:rsid w:val="00C2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w:hAnsi="Courier" w:cs="Courier"/>
      <w:color w:val="auto"/>
      <w:sz w:val="20"/>
      <w:szCs w:val="20"/>
      <w:lang w:val="en-IN"/>
    </w:rPr>
  </w:style>
  <w:style w:type="character" w:customStyle="1" w:styleId="HTMLPreformattedChar">
    <w:name w:val="HTML Preformatted Char"/>
    <w:link w:val="HTMLPreformatted"/>
    <w:uiPriority w:val="99"/>
    <w:semiHidden/>
    <w:rsid w:val="00C22F82"/>
    <w:rPr>
      <w:rFonts w:ascii="Courier" w:hAnsi="Courier" w:cs="Courier"/>
    </w:rPr>
  </w:style>
  <w:style w:type="table" w:styleId="MediumShading2-Accent6">
    <w:name w:val="Medium Shading 2 Accent 6"/>
    <w:basedOn w:val="TableNormal"/>
    <w:uiPriority w:val="64"/>
    <w:rsid w:val="00573911"/>
    <w:rPr>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573911"/>
    <w:rPr>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link w:val="ListParagraphChar"/>
    <w:uiPriority w:val="34"/>
    <w:qFormat/>
    <w:rsid w:val="00573911"/>
    <w:pPr>
      <w:ind w:leftChars="200" w:left="480"/>
    </w:pPr>
  </w:style>
  <w:style w:type="character" w:customStyle="1" w:styleId="ListParagraphChar">
    <w:name w:val="List Paragraph Char"/>
    <w:basedOn w:val="DefaultParagraphFont"/>
    <w:link w:val="ListParagraph"/>
    <w:uiPriority w:val="34"/>
    <w:locked/>
    <w:rsid w:val="00573911"/>
    <w:rPr>
      <w:color w:val="000000"/>
      <w:sz w:val="22"/>
      <w:szCs w:val="22"/>
      <w:lang w:eastAsia="en-US"/>
    </w:rPr>
  </w:style>
  <w:style w:type="character" w:styleId="PlaceholderText">
    <w:name w:val="Placeholder Text"/>
    <w:basedOn w:val="DefaultParagraphFont"/>
    <w:uiPriority w:val="99"/>
    <w:rsid w:val="00573911"/>
    <w:rPr>
      <w:color w:val="808080"/>
    </w:rPr>
  </w:style>
  <w:style w:type="paragraph" w:styleId="Revision">
    <w:name w:val="Revision"/>
    <w:hidden/>
    <w:uiPriority w:val="99"/>
    <w:rsid w:val="00573911"/>
    <w:rPr>
      <w:lang w:eastAsia="en-US"/>
    </w:rPr>
  </w:style>
  <w:style w:type="character" w:styleId="IntenseReference">
    <w:name w:val="Intense Reference"/>
    <w:uiPriority w:val="32"/>
    <w:qFormat/>
    <w:rsid w:val="00573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828524">
      <w:bodyDiv w:val="1"/>
      <w:marLeft w:val="0"/>
      <w:marRight w:val="0"/>
      <w:marTop w:val="0"/>
      <w:marBottom w:val="0"/>
      <w:divBdr>
        <w:top w:val="none" w:sz="0" w:space="0" w:color="auto"/>
        <w:left w:val="none" w:sz="0" w:space="0" w:color="auto"/>
        <w:bottom w:val="none" w:sz="0" w:space="0" w:color="auto"/>
        <w:right w:val="none" w:sz="0" w:space="0" w:color="auto"/>
      </w:divBdr>
    </w:div>
    <w:div w:id="174924526">
      <w:bodyDiv w:val="1"/>
      <w:marLeft w:val="0"/>
      <w:marRight w:val="0"/>
      <w:marTop w:val="0"/>
      <w:marBottom w:val="0"/>
      <w:divBdr>
        <w:top w:val="none" w:sz="0" w:space="0" w:color="auto"/>
        <w:left w:val="none" w:sz="0" w:space="0" w:color="auto"/>
        <w:bottom w:val="none" w:sz="0" w:space="0" w:color="auto"/>
        <w:right w:val="none" w:sz="0" w:space="0" w:color="auto"/>
      </w:divBdr>
    </w:div>
    <w:div w:id="181866932">
      <w:bodyDiv w:val="1"/>
      <w:marLeft w:val="0"/>
      <w:marRight w:val="0"/>
      <w:marTop w:val="0"/>
      <w:marBottom w:val="0"/>
      <w:divBdr>
        <w:top w:val="none" w:sz="0" w:space="0" w:color="auto"/>
        <w:left w:val="none" w:sz="0" w:space="0" w:color="auto"/>
        <w:bottom w:val="none" w:sz="0" w:space="0" w:color="auto"/>
        <w:right w:val="none" w:sz="0" w:space="0" w:color="auto"/>
      </w:divBdr>
    </w:div>
    <w:div w:id="183597778">
      <w:bodyDiv w:val="1"/>
      <w:marLeft w:val="0"/>
      <w:marRight w:val="0"/>
      <w:marTop w:val="0"/>
      <w:marBottom w:val="0"/>
      <w:divBdr>
        <w:top w:val="none" w:sz="0" w:space="0" w:color="auto"/>
        <w:left w:val="none" w:sz="0" w:space="0" w:color="auto"/>
        <w:bottom w:val="none" w:sz="0" w:space="0" w:color="auto"/>
        <w:right w:val="none" w:sz="0" w:space="0" w:color="auto"/>
      </w:divBdr>
    </w:div>
    <w:div w:id="211305364">
      <w:bodyDiv w:val="1"/>
      <w:marLeft w:val="0"/>
      <w:marRight w:val="0"/>
      <w:marTop w:val="0"/>
      <w:marBottom w:val="0"/>
      <w:divBdr>
        <w:top w:val="none" w:sz="0" w:space="0" w:color="auto"/>
        <w:left w:val="none" w:sz="0" w:space="0" w:color="auto"/>
        <w:bottom w:val="none" w:sz="0" w:space="0" w:color="auto"/>
        <w:right w:val="none" w:sz="0" w:space="0" w:color="auto"/>
      </w:divBdr>
    </w:div>
    <w:div w:id="290867537">
      <w:bodyDiv w:val="1"/>
      <w:marLeft w:val="0"/>
      <w:marRight w:val="0"/>
      <w:marTop w:val="0"/>
      <w:marBottom w:val="0"/>
      <w:divBdr>
        <w:top w:val="none" w:sz="0" w:space="0" w:color="auto"/>
        <w:left w:val="none" w:sz="0" w:space="0" w:color="auto"/>
        <w:bottom w:val="none" w:sz="0" w:space="0" w:color="auto"/>
        <w:right w:val="none" w:sz="0" w:space="0" w:color="auto"/>
      </w:divBdr>
    </w:div>
    <w:div w:id="332993253">
      <w:bodyDiv w:val="1"/>
      <w:marLeft w:val="0"/>
      <w:marRight w:val="0"/>
      <w:marTop w:val="0"/>
      <w:marBottom w:val="0"/>
      <w:divBdr>
        <w:top w:val="none" w:sz="0" w:space="0" w:color="auto"/>
        <w:left w:val="none" w:sz="0" w:space="0" w:color="auto"/>
        <w:bottom w:val="none" w:sz="0" w:space="0" w:color="auto"/>
        <w:right w:val="none" w:sz="0" w:space="0" w:color="auto"/>
      </w:divBdr>
    </w:div>
    <w:div w:id="445123063">
      <w:bodyDiv w:val="1"/>
      <w:marLeft w:val="0"/>
      <w:marRight w:val="0"/>
      <w:marTop w:val="0"/>
      <w:marBottom w:val="0"/>
      <w:divBdr>
        <w:top w:val="none" w:sz="0" w:space="0" w:color="auto"/>
        <w:left w:val="none" w:sz="0" w:space="0" w:color="auto"/>
        <w:bottom w:val="none" w:sz="0" w:space="0" w:color="auto"/>
        <w:right w:val="none" w:sz="0" w:space="0" w:color="auto"/>
      </w:divBdr>
    </w:div>
    <w:div w:id="461770007">
      <w:bodyDiv w:val="1"/>
      <w:marLeft w:val="0"/>
      <w:marRight w:val="0"/>
      <w:marTop w:val="0"/>
      <w:marBottom w:val="0"/>
      <w:divBdr>
        <w:top w:val="none" w:sz="0" w:space="0" w:color="auto"/>
        <w:left w:val="none" w:sz="0" w:space="0" w:color="auto"/>
        <w:bottom w:val="none" w:sz="0" w:space="0" w:color="auto"/>
        <w:right w:val="none" w:sz="0" w:space="0" w:color="auto"/>
      </w:divBdr>
    </w:div>
    <w:div w:id="472330702">
      <w:bodyDiv w:val="1"/>
      <w:marLeft w:val="0"/>
      <w:marRight w:val="0"/>
      <w:marTop w:val="0"/>
      <w:marBottom w:val="0"/>
      <w:divBdr>
        <w:top w:val="none" w:sz="0" w:space="0" w:color="auto"/>
        <w:left w:val="none" w:sz="0" w:space="0" w:color="auto"/>
        <w:bottom w:val="none" w:sz="0" w:space="0" w:color="auto"/>
        <w:right w:val="none" w:sz="0" w:space="0" w:color="auto"/>
      </w:divBdr>
    </w:div>
    <w:div w:id="554045612">
      <w:bodyDiv w:val="1"/>
      <w:marLeft w:val="0"/>
      <w:marRight w:val="0"/>
      <w:marTop w:val="0"/>
      <w:marBottom w:val="0"/>
      <w:divBdr>
        <w:top w:val="none" w:sz="0" w:space="0" w:color="auto"/>
        <w:left w:val="none" w:sz="0" w:space="0" w:color="auto"/>
        <w:bottom w:val="none" w:sz="0" w:space="0" w:color="auto"/>
        <w:right w:val="none" w:sz="0" w:space="0" w:color="auto"/>
      </w:divBdr>
    </w:div>
    <w:div w:id="559248594">
      <w:bodyDiv w:val="1"/>
      <w:marLeft w:val="0"/>
      <w:marRight w:val="0"/>
      <w:marTop w:val="0"/>
      <w:marBottom w:val="0"/>
      <w:divBdr>
        <w:top w:val="none" w:sz="0" w:space="0" w:color="auto"/>
        <w:left w:val="none" w:sz="0" w:space="0" w:color="auto"/>
        <w:bottom w:val="none" w:sz="0" w:space="0" w:color="auto"/>
        <w:right w:val="none" w:sz="0" w:space="0" w:color="auto"/>
      </w:divBdr>
    </w:div>
    <w:div w:id="577590799">
      <w:bodyDiv w:val="1"/>
      <w:marLeft w:val="0"/>
      <w:marRight w:val="0"/>
      <w:marTop w:val="0"/>
      <w:marBottom w:val="0"/>
      <w:divBdr>
        <w:top w:val="none" w:sz="0" w:space="0" w:color="auto"/>
        <w:left w:val="none" w:sz="0" w:space="0" w:color="auto"/>
        <w:bottom w:val="none" w:sz="0" w:space="0" w:color="auto"/>
        <w:right w:val="none" w:sz="0" w:space="0" w:color="auto"/>
      </w:divBdr>
    </w:div>
    <w:div w:id="594217554">
      <w:bodyDiv w:val="1"/>
      <w:marLeft w:val="0"/>
      <w:marRight w:val="0"/>
      <w:marTop w:val="0"/>
      <w:marBottom w:val="0"/>
      <w:divBdr>
        <w:top w:val="none" w:sz="0" w:space="0" w:color="auto"/>
        <w:left w:val="none" w:sz="0" w:space="0" w:color="auto"/>
        <w:bottom w:val="none" w:sz="0" w:space="0" w:color="auto"/>
        <w:right w:val="none" w:sz="0" w:space="0" w:color="auto"/>
      </w:divBdr>
    </w:div>
    <w:div w:id="682166099">
      <w:bodyDiv w:val="1"/>
      <w:marLeft w:val="0"/>
      <w:marRight w:val="0"/>
      <w:marTop w:val="0"/>
      <w:marBottom w:val="0"/>
      <w:divBdr>
        <w:top w:val="none" w:sz="0" w:space="0" w:color="auto"/>
        <w:left w:val="none" w:sz="0" w:space="0" w:color="auto"/>
        <w:bottom w:val="none" w:sz="0" w:space="0" w:color="auto"/>
        <w:right w:val="none" w:sz="0" w:space="0" w:color="auto"/>
      </w:divBdr>
    </w:div>
    <w:div w:id="702441967">
      <w:bodyDiv w:val="1"/>
      <w:marLeft w:val="0"/>
      <w:marRight w:val="0"/>
      <w:marTop w:val="0"/>
      <w:marBottom w:val="0"/>
      <w:divBdr>
        <w:top w:val="none" w:sz="0" w:space="0" w:color="auto"/>
        <w:left w:val="none" w:sz="0" w:space="0" w:color="auto"/>
        <w:bottom w:val="none" w:sz="0" w:space="0" w:color="auto"/>
        <w:right w:val="none" w:sz="0" w:space="0" w:color="auto"/>
      </w:divBdr>
    </w:div>
    <w:div w:id="790512444">
      <w:bodyDiv w:val="1"/>
      <w:marLeft w:val="0"/>
      <w:marRight w:val="0"/>
      <w:marTop w:val="0"/>
      <w:marBottom w:val="0"/>
      <w:divBdr>
        <w:top w:val="none" w:sz="0" w:space="0" w:color="auto"/>
        <w:left w:val="none" w:sz="0" w:space="0" w:color="auto"/>
        <w:bottom w:val="none" w:sz="0" w:space="0" w:color="auto"/>
        <w:right w:val="none" w:sz="0" w:space="0" w:color="auto"/>
      </w:divBdr>
    </w:div>
    <w:div w:id="796989199">
      <w:bodyDiv w:val="1"/>
      <w:marLeft w:val="0"/>
      <w:marRight w:val="0"/>
      <w:marTop w:val="0"/>
      <w:marBottom w:val="0"/>
      <w:divBdr>
        <w:top w:val="none" w:sz="0" w:space="0" w:color="auto"/>
        <w:left w:val="none" w:sz="0" w:space="0" w:color="auto"/>
        <w:bottom w:val="none" w:sz="0" w:space="0" w:color="auto"/>
        <w:right w:val="none" w:sz="0" w:space="0" w:color="auto"/>
      </w:divBdr>
    </w:div>
    <w:div w:id="824050751">
      <w:bodyDiv w:val="1"/>
      <w:marLeft w:val="0"/>
      <w:marRight w:val="0"/>
      <w:marTop w:val="0"/>
      <w:marBottom w:val="0"/>
      <w:divBdr>
        <w:top w:val="none" w:sz="0" w:space="0" w:color="auto"/>
        <w:left w:val="none" w:sz="0" w:space="0" w:color="auto"/>
        <w:bottom w:val="none" w:sz="0" w:space="0" w:color="auto"/>
        <w:right w:val="none" w:sz="0" w:space="0" w:color="auto"/>
      </w:divBdr>
    </w:div>
    <w:div w:id="961112364">
      <w:bodyDiv w:val="1"/>
      <w:marLeft w:val="0"/>
      <w:marRight w:val="0"/>
      <w:marTop w:val="0"/>
      <w:marBottom w:val="0"/>
      <w:divBdr>
        <w:top w:val="none" w:sz="0" w:space="0" w:color="auto"/>
        <w:left w:val="none" w:sz="0" w:space="0" w:color="auto"/>
        <w:bottom w:val="none" w:sz="0" w:space="0" w:color="auto"/>
        <w:right w:val="none" w:sz="0" w:space="0" w:color="auto"/>
      </w:divBdr>
    </w:div>
    <w:div w:id="983778821">
      <w:bodyDiv w:val="1"/>
      <w:marLeft w:val="0"/>
      <w:marRight w:val="0"/>
      <w:marTop w:val="0"/>
      <w:marBottom w:val="0"/>
      <w:divBdr>
        <w:top w:val="none" w:sz="0" w:space="0" w:color="auto"/>
        <w:left w:val="none" w:sz="0" w:space="0" w:color="auto"/>
        <w:bottom w:val="none" w:sz="0" w:space="0" w:color="auto"/>
        <w:right w:val="none" w:sz="0" w:space="0" w:color="auto"/>
      </w:divBdr>
    </w:div>
    <w:div w:id="1012757456">
      <w:bodyDiv w:val="1"/>
      <w:marLeft w:val="0"/>
      <w:marRight w:val="0"/>
      <w:marTop w:val="0"/>
      <w:marBottom w:val="0"/>
      <w:divBdr>
        <w:top w:val="none" w:sz="0" w:space="0" w:color="auto"/>
        <w:left w:val="none" w:sz="0" w:space="0" w:color="auto"/>
        <w:bottom w:val="none" w:sz="0" w:space="0" w:color="auto"/>
        <w:right w:val="none" w:sz="0" w:space="0" w:color="auto"/>
      </w:divBdr>
    </w:div>
    <w:div w:id="1044404290">
      <w:bodyDiv w:val="1"/>
      <w:marLeft w:val="0"/>
      <w:marRight w:val="0"/>
      <w:marTop w:val="0"/>
      <w:marBottom w:val="0"/>
      <w:divBdr>
        <w:top w:val="none" w:sz="0" w:space="0" w:color="auto"/>
        <w:left w:val="none" w:sz="0" w:space="0" w:color="auto"/>
        <w:bottom w:val="none" w:sz="0" w:space="0" w:color="auto"/>
        <w:right w:val="none" w:sz="0" w:space="0" w:color="auto"/>
      </w:divBdr>
    </w:div>
    <w:div w:id="1104887710">
      <w:bodyDiv w:val="1"/>
      <w:marLeft w:val="0"/>
      <w:marRight w:val="0"/>
      <w:marTop w:val="0"/>
      <w:marBottom w:val="0"/>
      <w:divBdr>
        <w:top w:val="none" w:sz="0" w:space="0" w:color="auto"/>
        <w:left w:val="none" w:sz="0" w:space="0" w:color="auto"/>
        <w:bottom w:val="none" w:sz="0" w:space="0" w:color="auto"/>
        <w:right w:val="none" w:sz="0" w:space="0" w:color="auto"/>
      </w:divBdr>
    </w:div>
    <w:div w:id="1196380780">
      <w:bodyDiv w:val="1"/>
      <w:marLeft w:val="0"/>
      <w:marRight w:val="0"/>
      <w:marTop w:val="0"/>
      <w:marBottom w:val="0"/>
      <w:divBdr>
        <w:top w:val="none" w:sz="0" w:space="0" w:color="auto"/>
        <w:left w:val="none" w:sz="0" w:space="0" w:color="auto"/>
        <w:bottom w:val="none" w:sz="0" w:space="0" w:color="auto"/>
        <w:right w:val="none" w:sz="0" w:space="0" w:color="auto"/>
      </w:divBdr>
      <w:divsChild>
        <w:div w:id="608197256">
          <w:marLeft w:val="0"/>
          <w:marRight w:val="0"/>
          <w:marTop w:val="0"/>
          <w:marBottom w:val="0"/>
          <w:divBdr>
            <w:top w:val="none" w:sz="0" w:space="0" w:color="auto"/>
            <w:left w:val="none" w:sz="0" w:space="0" w:color="auto"/>
            <w:bottom w:val="none" w:sz="0" w:space="0" w:color="auto"/>
            <w:right w:val="none" w:sz="0" w:space="0" w:color="auto"/>
          </w:divBdr>
          <w:divsChild>
            <w:div w:id="283391454">
              <w:marLeft w:val="0"/>
              <w:marRight w:val="0"/>
              <w:marTop w:val="0"/>
              <w:marBottom w:val="0"/>
              <w:divBdr>
                <w:top w:val="none" w:sz="0" w:space="0" w:color="auto"/>
                <w:left w:val="none" w:sz="0" w:space="0" w:color="auto"/>
                <w:bottom w:val="none" w:sz="0" w:space="0" w:color="auto"/>
                <w:right w:val="none" w:sz="0" w:space="0" w:color="auto"/>
              </w:divBdr>
              <w:divsChild>
                <w:div w:id="70282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092104">
      <w:bodyDiv w:val="1"/>
      <w:marLeft w:val="0"/>
      <w:marRight w:val="0"/>
      <w:marTop w:val="0"/>
      <w:marBottom w:val="0"/>
      <w:divBdr>
        <w:top w:val="none" w:sz="0" w:space="0" w:color="auto"/>
        <w:left w:val="none" w:sz="0" w:space="0" w:color="auto"/>
        <w:bottom w:val="none" w:sz="0" w:space="0" w:color="auto"/>
        <w:right w:val="none" w:sz="0" w:space="0" w:color="auto"/>
      </w:divBdr>
    </w:div>
    <w:div w:id="1317222906">
      <w:bodyDiv w:val="1"/>
      <w:marLeft w:val="0"/>
      <w:marRight w:val="0"/>
      <w:marTop w:val="0"/>
      <w:marBottom w:val="0"/>
      <w:divBdr>
        <w:top w:val="none" w:sz="0" w:space="0" w:color="auto"/>
        <w:left w:val="none" w:sz="0" w:space="0" w:color="auto"/>
        <w:bottom w:val="none" w:sz="0" w:space="0" w:color="auto"/>
        <w:right w:val="none" w:sz="0" w:space="0" w:color="auto"/>
      </w:divBdr>
    </w:div>
    <w:div w:id="1354576841">
      <w:bodyDiv w:val="1"/>
      <w:marLeft w:val="0"/>
      <w:marRight w:val="0"/>
      <w:marTop w:val="0"/>
      <w:marBottom w:val="0"/>
      <w:divBdr>
        <w:top w:val="none" w:sz="0" w:space="0" w:color="auto"/>
        <w:left w:val="none" w:sz="0" w:space="0" w:color="auto"/>
        <w:bottom w:val="none" w:sz="0" w:space="0" w:color="auto"/>
        <w:right w:val="none" w:sz="0" w:space="0" w:color="auto"/>
      </w:divBdr>
    </w:div>
    <w:div w:id="1377925979">
      <w:bodyDiv w:val="1"/>
      <w:marLeft w:val="0"/>
      <w:marRight w:val="0"/>
      <w:marTop w:val="0"/>
      <w:marBottom w:val="0"/>
      <w:divBdr>
        <w:top w:val="none" w:sz="0" w:space="0" w:color="auto"/>
        <w:left w:val="none" w:sz="0" w:space="0" w:color="auto"/>
        <w:bottom w:val="none" w:sz="0" w:space="0" w:color="auto"/>
        <w:right w:val="none" w:sz="0" w:space="0" w:color="auto"/>
      </w:divBdr>
    </w:div>
    <w:div w:id="1422332479">
      <w:bodyDiv w:val="1"/>
      <w:marLeft w:val="0"/>
      <w:marRight w:val="0"/>
      <w:marTop w:val="0"/>
      <w:marBottom w:val="0"/>
      <w:divBdr>
        <w:top w:val="none" w:sz="0" w:space="0" w:color="auto"/>
        <w:left w:val="none" w:sz="0" w:space="0" w:color="auto"/>
        <w:bottom w:val="none" w:sz="0" w:space="0" w:color="auto"/>
        <w:right w:val="none" w:sz="0" w:space="0" w:color="auto"/>
      </w:divBdr>
    </w:div>
    <w:div w:id="1535921921">
      <w:bodyDiv w:val="1"/>
      <w:marLeft w:val="0"/>
      <w:marRight w:val="0"/>
      <w:marTop w:val="0"/>
      <w:marBottom w:val="0"/>
      <w:divBdr>
        <w:top w:val="none" w:sz="0" w:space="0" w:color="auto"/>
        <w:left w:val="none" w:sz="0" w:space="0" w:color="auto"/>
        <w:bottom w:val="none" w:sz="0" w:space="0" w:color="auto"/>
        <w:right w:val="none" w:sz="0" w:space="0" w:color="auto"/>
      </w:divBdr>
    </w:div>
    <w:div w:id="1573004753">
      <w:bodyDiv w:val="1"/>
      <w:marLeft w:val="0"/>
      <w:marRight w:val="0"/>
      <w:marTop w:val="0"/>
      <w:marBottom w:val="0"/>
      <w:divBdr>
        <w:top w:val="none" w:sz="0" w:space="0" w:color="auto"/>
        <w:left w:val="none" w:sz="0" w:space="0" w:color="auto"/>
        <w:bottom w:val="none" w:sz="0" w:space="0" w:color="auto"/>
        <w:right w:val="none" w:sz="0" w:space="0" w:color="auto"/>
      </w:divBdr>
    </w:div>
    <w:div w:id="1680540417">
      <w:bodyDiv w:val="1"/>
      <w:marLeft w:val="0"/>
      <w:marRight w:val="0"/>
      <w:marTop w:val="0"/>
      <w:marBottom w:val="0"/>
      <w:divBdr>
        <w:top w:val="none" w:sz="0" w:space="0" w:color="auto"/>
        <w:left w:val="none" w:sz="0" w:space="0" w:color="auto"/>
        <w:bottom w:val="none" w:sz="0" w:space="0" w:color="auto"/>
        <w:right w:val="none" w:sz="0" w:space="0" w:color="auto"/>
      </w:divBdr>
    </w:div>
    <w:div w:id="1682471408">
      <w:bodyDiv w:val="1"/>
      <w:marLeft w:val="0"/>
      <w:marRight w:val="0"/>
      <w:marTop w:val="0"/>
      <w:marBottom w:val="0"/>
      <w:divBdr>
        <w:top w:val="none" w:sz="0" w:space="0" w:color="auto"/>
        <w:left w:val="none" w:sz="0" w:space="0" w:color="auto"/>
        <w:bottom w:val="none" w:sz="0" w:space="0" w:color="auto"/>
        <w:right w:val="none" w:sz="0" w:space="0" w:color="auto"/>
      </w:divBdr>
    </w:div>
    <w:div w:id="1768576671">
      <w:bodyDiv w:val="1"/>
      <w:marLeft w:val="0"/>
      <w:marRight w:val="0"/>
      <w:marTop w:val="0"/>
      <w:marBottom w:val="0"/>
      <w:divBdr>
        <w:top w:val="none" w:sz="0" w:space="0" w:color="auto"/>
        <w:left w:val="none" w:sz="0" w:space="0" w:color="auto"/>
        <w:bottom w:val="none" w:sz="0" w:space="0" w:color="auto"/>
        <w:right w:val="none" w:sz="0" w:space="0" w:color="auto"/>
      </w:divBdr>
    </w:div>
    <w:div w:id="1770080980">
      <w:bodyDiv w:val="1"/>
      <w:marLeft w:val="0"/>
      <w:marRight w:val="0"/>
      <w:marTop w:val="0"/>
      <w:marBottom w:val="0"/>
      <w:divBdr>
        <w:top w:val="none" w:sz="0" w:space="0" w:color="auto"/>
        <w:left w:val="none" w:sz="0" w:space="0" w:color="auto"/>
        <w:bottom w:val="none" w:sz="0" w:space="0" w:color="auto"/>
        <w:right w:val="none" w:sz="0" w:space="0" w:color="auto"/>
      </w:divBdr>
    </w:div>
    <w:div w:id="1774548664">
      <w:bodyDiv w:val="1"/>
      <w:marLeft w:val="0"/>
      <w:marRight w:val="0"/>
      <w:marTop w:val="0"/>
      <w:marBottom w:val="0"/>
      <w:divBdr>
        <w:top w:val="none" w:sz="0" w:space="0" w:color="auto"/>
        <w:left w:val="none" w:sz="0" w:space="0" w:color="auto"/>
        <w:bottom w:val="none" w:sz="0" w:space="0" w:color="auto"/>
        <w:right w:val="none" w:sz="0" w:space="0" w:color="auto"/>
      </w:divBdr>
    </w:div>
    <w:div w:id="1808234049">
      <w:bodyDiv w:val="1"/>
      <w:marLeft w:val="0"/>
      <w:marRight w:val="0"/>
      <w:marTop w:val="0"/>
      <w:marBottom w:val="0"/>
      <w:divBdr>
        <w:top w:val="none" w:sz="0" w:space="0" w:color="auto"/>
        <w:left w:val="none" w:sz="0" w:space="0" w:color="auto"/>
        <w:bottom w:val="none" w:sz="0" w:space="0" w:color="auto"/>
        <w:right w:val="none" w:sz="0" w:space="0" w:color="auto"/>
      </w:divBdr>
      <w:divsChild>
        <w:div w:id="253173328">
          <w:marLeft w:val="0"/>
          <w:marRight w:val="0"/>
          <w:marTop w:val="0"/>
          <w:marBottom w:val="0"/>
          <w:divBdr>
            <w:top w:val="none" w:sz="0" w:space="0" w:color="auto"/>
            <w:left w:val="none" w:sz="0" w:space="0" w:color="auto"/>
            <w:bottom w:val="none" w:sz="0" w:space="0" w:color="auto"/>
            <w:right w:val="none" w:sz="0" w:space="0" w:color="auto"/>
          </w:divBdr>
        </w:div>
      </w:divsChild>
    </w:div>
    <w:div w:id="1813907652">
      <w:bodyDiv w:val="1"/>
      <w:marLeft w:val="0"/>
      <w:marRight w:val="0"/>
      <w:marTop w:val="0"/>
      <w:marBottom w:val="0"/>
      <w:divBdr>
        <w:top w:val="none" w:sz="0" w:space="0" w:color="auto"/>
        <w:left w:val="none" w:sz="0" w:space="0" w:color="auto"/>
        <w:bottom w:val="none" w:sz="0" w:space="0" w:color="auto"/>
        <w:right w:val="none" w:sz="0" w:space="0" w:color="auto"/>
      </w:divBdr>
    </w:div>
    <w:div w:id="1906600804">
      <w:bodyDiv w:val="1"/>
      <w:marLeft w:val="0"/>
      <w:marRight w:val="0"/>
      <w:marTop w:val="0"/>
      <w:marBottom w:val="0"/>
      <w:divBdr>
        <w:top w:val="none" w:sz="0" w:space="0" w:color="auto"/>
        <w:left w:val="none" w:sz="0" w:space="0" w:color="auto"/>
        <w:bottom w:val="none" w:sz="0" w:space="0" w:color="auto"/>
        <w:right w:val="none" w:sz="0" w:space="0" w:color="auto"/>
      </w:divBdr>
    </w:div>
    <w:div w:id="2032677813">
      <w:bodyDiv w:val="1"/>
      <w:marLeft w:val="0"/>
      <w:marRight w:val="0"/>
      <w:marTop w:val="0"/>
      <w:marBottom w:val="0"/>
      <w:divBdr>
        <w:top w:val="none" w:sz="0" w:space="0" w:color="auto"/>
        <w:left w:val="none" w:sz="0" w:space="0" w:color="auto"/>
        <w:bottom w:val="none" w:sz="0" w:space="0" w:color="auto"/>
        <w:right w:val="none" w:sz="0" w:space="0" w:color="auto"/>
      </w:divBdr>
    </w:div>
    <w:div w:id="2085445459">
      <w:bodyDiv w:val="1"/>
      <w:marLeft w:val="0"/>
      <w:marRight w:val="0"/>
      <w:marTop w:val="0"/>
      <w:marBottom w:val="0"/>
      <w:divBdr>
        <w:top w:val="none" w:sz="0" w:space="0" w:color="auto"/>
        <w:left w:val="none" w:sz="0" w:space="0" w:color="auto"/>
        <w:bottom w:val="none" w:sz="0" w:space="0" w:color="auto"/>
        <w:right w:val="none" w:sz="0" w:space="0" w:color="auto"/>
      </w:divBdr>
    </w:div>
    <w:div w:id="2095856987">
      <w:bodyDiv w:val="1"/>
      <w:marLeft w:val="0"/>
      <w:marRight w:val="0"/>
      <w:marTop w:val="0"/>
      <w:marBottom w:val="0"/>
      <w:divBdr>
        <w:top w:val="none" w:sz="0" w:space="0" w:color="auto"/>
        <w:left w:val="none" w:sz="0" w:space="0" w:color="auto"/>
        <w:bottom w:val="none" w:sz="0" w:space="0" w:color="auto"/>
        <w:right w:val="none" w:sz="0" w:space="0" w:color="auto"/>
      </w:divBdr>
    </w:div>
    <w:div w:id="2137605754">
      <w:bodyDiv w:val="1"/>
      <w:marLeft w:val="0"/>
      <w:marRight w:val="0"/>
      <w:marTop w:val="0"/>
      <w:marBottom w:val="0"/>
      <w:divBdr>
        <w:top w:val="none" w:sz="0" w:space="0" w:color="auto"/>
        <w:left w:val="none" w:sz="0" w:space="0" w:color="auto"/>
        <w:bottom w:val="none" w:sz="0" w:space="0" w:color="auto"/>
        <w:right w:val="none" w:sz="0" w:space="0" w:color="auto"/>
      </w:divBdr>
      <w:divsChild>
        <w:div w:id="436214816">
          <w:marLeft w:val="0"/>
          <w:marRight w:val="0"/>
          <w:marTop w:val="0"/>
          <w:marBottom w:val="0"/>
          <w:divBdr>
            <w:top w:val="none" w:sz="0" w:space="0" w:color="auto"/>
            <w:left w:val="none" w:sz="0" w:space="0" w:color="auto"/>
            <w:bottom w:val="none" w:sz="0" w:space="0" w:color="auto"/>
            <w:right w:val="none" w:sz="0" w:space="0" w:color="auto"/>
          </w:divBdr>
          <w:divsChild>
            <w:div w:id="1583757643">
              <w:marLeft w:val="0"/>
              <w:marRight w:val="0"/>
              <w:marTop w:val="0"/>
              <w:marBottom w:val="0"/>
              <w:divBdr>
                <w:top w:val="none" w:sz="0" w:space="0" w:color="auto"/>
                <w:left w:val="none" w:sz="0" w:space="0" w:color="auto"/>
                <w:bottom w:val="none" w:sz="0" w:space="0" w:color="auto"/>
                <w:right w:val="none" w:sz="0" w:space="0" w:color="auto"/>
              </w:divBdr>
              <w:divsChild>
                <w:div w:id="12886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22751">
      <w:bodyDiv w:val="1"/>
      <w:marLeft w:val="0"/>
      <w:marRight w:val="0"/>
      <w:marTop w:val="0"/>
      <w:marBottom w:val="0"/>
      <w:divBdr>
        <w:top w:val="none" w:sz="0" w:space="0" w:color="auto"/>
        <w:left w:val="none" w:sz="0" w:space="0" w:color="auto"/>
        <w:bottom w:val="none" w:sz="0" w:space="0" w:color="auto"/>
        <w:right w:val="none" w:sz="0" w:space="0" w:color="auto"/>
      </w:divBdr>
    </w:div>
  </w:divs>
  <w:encoding w:val="x-mac-korean"/>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hyperlink" Target="https://www.researchgate.net/publication/303080330_Forex_trend_classification_using_machine_learning_techniques" TargetMode="External"/><Relationship Id="rId39" Type="http://schemas.openxmlformats.org/officeDocument/2006/relationships/hyperlink" Target="https://www.yumpu.com/en/document/read/11279567/journal-of-technical-analysis-market-technicians-association" TargetMode="External"/><Relationship Id="rId21" Type="http://schemas.openxmlformats.org/officeDocument/2006/relationships/image" Target="media/image10.png"/><Relationship Id="rId34" Type="http://schemas.openxmlformats.org/officeDocument/2006/relationships/hyperlink" Target="https://www.rba.gov.au/publications/bulletin/2018/dec/understanding-exchange-rates-and-why-they-are-important.html" TargetMode="External"/><Relationship Id="rId42" Type="http://schemas.openxmlformats.org/officeDocument/2006/relationships/hyperlink" Target="https://www.degruyter.com/view/journals/jisys/10/3/article-p219.xml" TargetMode="External"/><Relationship Id="rId47" Type="http://schemas.openxmlformats.org/officeDocument/2006/relationships/hyperlink" Target="http://people.stern.nyu.edu/rlevich/wp/PLT1.pdf" TargetMode="External"/><Relationship Id="rId50" Type="http://schemas.openxmlformats.org/officeDocument/2006/relationships/hyperlink" Target="http://www.it.uu.se/edu/course/homepage/sml/lectures/Lecture6_handout.pdf" TargetMode="External"/><Relationship Id="rId55" Type="http://schemas.openxmlformats.org/officeDocument/2006/relationships/hyperlink" Target="https://github.com/schigrinov/capstone" TargetMode="External"/><Relationship Id="rId63" Type="http://schemas.openxmlformats.org/officeDocument/2006/relationships/image" Target="media/image20.png"/><Relationship Id="rId68"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papers.ssrn.com/sol3/papers.cfm?abstract_id=3337431" TargetMode="External"/><Relationship Id="rId11" Type="http://schemas.openxmlformats.org/officeDocument/2006/relationships/hyperlink" Target="https://www.investopedia.com/terms/c/closingprice.asp" TargetMode="External"/><Relationship Id="rId24" Type="http://schemas.openxmlformats.org/officeDocument/2006/relationships/hyperlink" Target="https://fred.stlouisfed.org/series/EUR3MTD156N" TargetMode="External"/><Relationship Id="rId32" Type="http://schemas.openxmlformats.org/officeDocument/2006/relationships/hyperlink" Target="https://www.hindawi.com/journals/acisc/2019/8342461/" TargetMode="External"/><Relationship Id="rId37" Type="http://schemas.openxmlformats.org/officeDocument/2006/relationships/hyperlink" Target="https://www.researchgate.net/publication/299287406_Evaluation_of_algorithmic_strategies_for_trading_on_foreign_exchange_market" TargetMode="External"/><Relationship Id="rId40" Type="http://schemas.openxmlformats.org/officeDocument/2006/relationships/hyperlink" Target="https://developers.google.com/machine-learning/guides/text-classification" TargetMode="External"/><Relationship Id="rId45" Type="http://schemas.openxmlformats.org/officeDocument/2006/relationships/hyperlink" Target="https://papers.ssrn.com/sol3/papers.cfm?abstract_id=2949379" TargetMode="External"/><Relationship Id="rId53" Type="http://schemas.openxmlformats.org/officeDocument/2006/relationships/hyperlink" Target="http://williamspercentr.com/" TargetMode="External"/><Relationship Id="rId58" Type="http://schemas.openxmlformats.org/officeDocument/2006/relationships/image" Target="media/image15.png"/><Relationship Id="rId66" Type="http://schemas.openxmlformats.org/officeDocument/2006/relationships/image" Target="media/image23.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eb.mit.edu/6.034/wwwbob/svm-notes-long-08.pdf" TargetMode="External"/><Relationship Id="rId36" Type="http://schemas.openxmlformats.org/officeDocument/2006/relationships/hyperlink" Target="https://www.researchgate.net/publication/43447963_System_for_foreign_exchange_trading_using_genetic_algorithms_and_reinforcement_learning" TargetMode="External"/><Relationship Id="rId49" Type="http://schemas.openxmlformats.org/officeDocument/2006/relationships/hyperlink" Target="https://arxiv.org/abs/1908.08036" TargetMode="External"/><Relationship Id="rId57" Type="http://schemas.openxmlformats.org/officeDocument/2006/relationships/image" Target="media/image14.png"/><Relationship Id="rId61" Type="http://schemas.openxmlformats.org/officeDocument/2006/relationships/image" Target="media/image18.png"/><Relationship Id="rId10" Type="http://schemas.openxmlformats.org/officeDocument/2006/relationships/hyperlink" Target="mailto:chigrinov.s.88@gmail.com" TargetMode="External"/><Relationship Id="rId19" Type="http://schemas.openxmlformats.org/officeDocument/2006/relationships/image" Target="media/image8.png"/><Relationship Id="rId31" Type="http://schemas.openxmlformats.org/officeDocument/2006/relationships/hyperlink" Target="https://www.sciencedirect.com/science/article/abs/pii/S1568494618305349" TargetMode="External"/><Relationship Id="rId44" Type="http://schemas.openxmlformats.org/officeDocument/2006/relationships/hyperlink" Target="http://wwwdocs.fce.unsw.edu.au/banking/workpap/currency.pdf" TargetMode="External"/><Relationship Id="rId52" Type="http://schemas.openxmlformats.org/officeDocument/2006/relationships/hyperlink" Target="https://www.abc.net.au/news/health/2020-04-15/coronavirus-elimination-australia-new-zealand/12150302" TargetMode="External"/><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shoalbert@gmail.com" TargetMode="Externa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yperlink" Target="http://doi.prz.edu.pl/pl/pdf/zim/358" TargetMode="External"/><Relationship Id="rId30" Type="http://schemas.openxmlformats.org/officeDocument/2006/relationships/hyperlink" Target="https://www.researchgate.net/publication/312623592_A_STUDY_OF_THE_EURO_AND_US_DOLLAR_IN_THE_FOREIGN_EXCHANGE_MARKET_USING_TECHNICAL_ANALYSIS_TOOLS" TargetMode="External"/><Relationship Id="rId35" Type="http://schemas.openxmlformats.org/officeDocument/2006/relationships/hyperlink" Target="http://www.mrao.cam.ac.uk/~mph/Technical_Analysis.pdf" TargetMode="External"/><Relationship Id="rId43" Type="http://schemas.openxmlformats.org/officeDocument/2006/relationships/hyperlink" Target="http://research.stlouisfed.org/wp/2011/2011-001.pdf" TargetMode="External"/><Relationship Id="rId48" Type="http://schemas.openxmlformats.org/officeDocument/2006/relationships/hyperlink" Target="https://web.wpi.edu/Pubs/ETD/Available/etd-050117-071501/unrestricted/ysong.pdf" TargetMode="External"/><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hyperlink" Target="mailto:dhruva1@stanfordalumni.org" TargetMode="External"/><Relationship Id="rId51" Type="http://schemas.openxmlformats.org/officeDocument/2006/relationships/hyperlink" Target="https://www.rbnz.govt.nz/statistics/b2"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researchgate.net/publication/283691105_An_investigation_of_the_relative_strength_index" TargetMode="External"/><Relationship Id="rId33" Type="http://schemas.openxmlformats.org/officeDocument/2006/relationships/hyperlink" Target="https://ieeexplore.ieee.org/abstract/document/6948127" TargetMode="External"/><Relationship Id="rId38" Type="http://schemas.openxmlformats.org/officeDocument/2006/relationships/hyperlink" Target="https://www.forexfactory.com/attachment.php/1410270?attachmentid=1410270&amp;d=1397915452" TargetMode="External"/><Relationship Id="rId46" Type="http://schemas.openxmlformats.org/officeDocument/2006/relationships/hyperlink" Target="https://www.researchgate.net/publication/228258482_Weak-Form_Efficiency_in_Currency_Markets" TargetMode="Externa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image" Target="media/image9.png"/><Relationship Id="rId41" Type="http://schemas.openxmlformats.org/officeDocument/2006/relationships/hyperlink" Target="https://www.researchgate.net/publication/339029303_Optimization_and_Testing_of_Money_Flow_Index" TargetMode="External"/><Relationship Id="rId54" Type="http://schemas.openxmlformats.org/officeDocument/2006/relationships/hyperlink" Target="https://www.researchgate.net/publication/222517139_A_case_study_on_using_neural_networks_to_perform_technical_forecasting_of_forex" TargetMode="External"/><Relationship Id="rId62" Type="http://schemas.openxmlformats.org/officeDocument/2006/relationships/image" Target="media/image19.pn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papers.ssrn.com/sol3/papers.cfm?abstract_id=2949379" TargetMode="External"/><Relationship Id="rId13" Type="http://schemas.openxmlformats.org/officeDocument/2006/relationships/hyperlink" Target="http://citeseerx.ist.psu.edu/viewdoc/download?doi=10.1.1.938.1143&amp;rep=rep1&amp;type=pdf" TargetMode="External"/><Relationship Id="rId18" Type="http://schemas.openxmlformats.org/officeDocument/2006/relationships/hyperlink" Target="https://papers.ssrn.com/sol3/papers.cfm?abstract_id=3337431" TargetMode="External"/><Relationship Id="rId26" Type="http://schemas.openxmlformats.org/officeDocument/2006/relationships/hyperlink" Target="https://arxiv.org/abs/1908.08036" TargetMode="External"/><Relationship Id="rId3" Type="http://schemas.openxmlformats.org/officeDocument/2006/relationships/hyperlink" Target="http://people.stern.nyu.edu/rlevich/wp/PLT1.pdf" TargetMode="External"/><Relationship Id="rId21" Type="http://schemas.openxmlformats.org/officeDocument/2006/relationships/hyperlink" Target="https://www.researchgate.net/publication/222517139_A_case_study_on_using_neural_networks_to_perform_technical_forecasting_of_forex" TargetMode="External"/><Relationship Id="rId34" Type="http://schemas.openxmlformats.org/officeDocument/2006/relationships/hyperlink" Target="https://www.bankofcanada.ca/rates/interest-rates/canadian-interest-rates/" TargetMode="External"/><Relationship Id="rId7" Type="http://schemas.openxmlformats.org/officeDocument/2006/relationships/hyperlink" Target="https://www.researchgate.net/publication/228258482_Weak-Form_Efficiency_in_Currency_Markets" TargetMode="External"/><Relationship Id="rId12" Type="http://schemas.openxmlformats.org/officeDocument/2006/relationships/hyperlink" Target="http://williamspercentr.com/" TargetMode="External"/><Relationship Id="rId17" Type="http://schemas.openxmlformats.org/officeDocument/2006/relationships/hyperlink" Target="https://www.rba.gov.au/publications/bulletin/2018/dec/understanding-exchange-rates-and-why-they-are-important.html" TargetMode="External"/><Relationship Id="rId25" Type="http://schemas.openxmlformats.org/officeDocument/2006/relationships/hyperlink" Target="https://www.researchgate.net/publication/303080330_Forex_trend_classification_using_machine_learning_techniques" TargetMode="External"/><Relationship Id="rId33" Type="http://schemas.openxmlformats.org/officeDocument/2006/relationships/hyperlink" Target="https://fred.stlouisfed.org/series/GBP3MTD156N" TargetMode="External"/><Relationship Id="rId2" Type="http://schemas.openxmlformats.org/officeDocument/2006/relationships/hyperlink" Target="http://www.mrao.cam.ac.uk/~mph/Technical_Analysis.pdf" TargetMode="External"/><Relationship Id="rId16" Type="http://schemas.openxmlformats.org/officeDocument/2006/relationships/hyperlink" Target="https://www.researchgate.net/publication/299287406_Evaluation_of_algorithmic_strategies_for_trading_on_foreign_exchange_market" TargetMode="External"/><Relationship Id="rId20" Type="http://schemas.openxmlformats.org/officeDocument/2006/relationships/hyperlink" Target="https://www.degruyter.com/view/journals/jisys/10/3/article-p219.xml" TargetMode="External"/><Relationship Id="rId29" Type="http://schemas.openxmlformats.org/officeDocument/2006/relationships/hyperlink" Target="https://rba.gov.au/statistics/tables/" TargetMode="External"/><Relationship Id="rId1" Type="http://schemas.openxmlformats.org/officeDocument/2006/relationships/hyperlink" Target="http://research.stlouisfed.org/wp/2011/2011-001.pdf" TargetMode="External"/><Relationship Id="rId6" Type="http://schemas.openxmlformats.org/officeDocument/2006/relationships/hyperlink" Target="http://wwwdocs.fce.unsw.edu.au/banking/workpap/currency.pdf" TargetMode="External"/><Relationship Id="rId11" Type="http://schemas.openxmlformats.org/officeDocument/2006/relationships/hyperlink" Target="https://www.researchgate.net/publication/312623592_A_STUDY_OF_THE_EURO_AND_US_DOLLAR_IN_THE_FOREIGN_EXCHANGE_MARKET_USING_TECHNICAL_ANALYSIS_TOOLS" TargetMode="External"/><Relationship Id="rId24" Type="http://schemas.openxmlformats.org/officeDocument/2006/relationships/hyperlink" Target="https://web.wpi.edu/Pubs/ETD/Available/etd-050117-071501/unrestricted/ysong.pdf" TargetMode="External"/><Relationship Id="rId32" Type="http://schemas.openxmlformats.org/officeDocument/2006/relationships/hyperlink" Target="https://fred.stlouisfed.org/series/JPY3MTD156N" TargetMode="External"/><Relationship Id="rId37" Type="http://schemas.openxmlformats.org/officeDocument/2006/relationships/hyperlink" Target="http://web.mit.edu/6.034/wwwbob/svm-notes-long-08.pdf" TargetMode="External"/><Relationship Id="rId5" Type="http://schemas.openxmlformats.org/officeDocument/2006/relationships/hyperlink" Target="https://ieeexplore.ieee.org/abstract/document/6948127" TargetMode="External"/><Relationship Id="rId15" Type="http://schemas.openxmlformats.org/officeDocument/2006/relationships/hyperlink" Target="http://doi.prz.edu.pl/pl/pdf/zim/358" TargetMode="External"/><Relationship Id="rId23" Type="http://schemas.openxmlformats.org/officeDocument/2006/relationships/hyperlink" Target="https://www.sciencedirect.com/science/article/abs/pii/S1568494618305349" TargetMode="External"/><Relationship Id="rId28" Type="http://schemas.openxmlformats.org/officeDocument/2006/relationships/hyperlink" Target="https://developers.google.com/machine-learning/guides/text-classification" TargetMode="External"/><Relationship Id="rId36" Type="http://schemas.openxmlformats.org/officeDocument/2006/relationships/hyperlink" Target="http://www.it.uu.se/edu/course/homepage/sml/lectures/Lecture6_handout.pdf" TargetMode="External"/><Relationship Id="rId10" Type="http://schemas.openxmlformats.org/officeDocument/2006/relationships/hyperlink" Target="https://www.forexfactory.com/attachment.php/1410270?attachmentid=1410270&amp;d=1397915452" TargetMode="External"/><Relationship Id="rId19" Type="http://schemas.openxmlformats.org/officeDocument/2006/relationships/hyperlink" Target="https://papers.ssrn.com/sol3/papers.cfm?abstract_id=2949379" TargetMode="External"/><Relationship Id="rId31" Type="http://schemas.openxmlformats.org/officeDocument/2006/relationships/hyperlink" Target="https://fred.stlouisfed.org/series/USD3MTD156N" TargetMode="External"/><Relationship Id="rId4" Type="http://schemas.openxmlformats.org/officeDocument/2006/relationships/hyperlink" Target="https://www.yumpu.com/en/document/read/11279567/journal-of-technical-analysis-market-technicians-association" TargetMode="External"/><Relationship Id="rId9" Type="http://schemas.openxmlformats.org/officeDocument/2006/relationships/hyperlink" Target="https://www.researchgate.net/publication/283691105_An_investigation_of_the_relative_strength_index" TargetMode="External"/><Relationship Id="rId14" Type="http://schemas.openxmlformats.org/officeDocument/2006/relationships/hyperlink" Target="https://www.researchgate.net/publication/339029303_Optimization_and_Testing_of_Money_Flow_Index" TargetMode="External"/><Relationship Id="rId22" Type="http://schemas.openxmlformats.org/officeDocument/2006/relationships/hyperlink" Target="https://www.researchgate.net/publication/43447963_System_for_foreign_exchange_trading_using_genetic_algorithms_and_reinforcement_learning" TargetMode="External"/><Relationship Id="rId27" Type="http://schemas.openxmlformats.org/officeDocument/2006/relationships/hyperlink" Target="https://www.hindawi.com/journals/acisc/2019/8342461/" TargetMode="External"/><Relationship Id="rId30" Type="http://schemas.openxmlformats.org/officeDocument/2006/relationships/hyperlink" Target="https://www.rbnz.govt.nz/statistics/b2" TargetMode="External"/><Relationship Id="rId35" Type="http://schemas.openxmlformats.org/officeDocument/2006/relationships/hyperlink" Target="https://www.iiroc.ca/industry/marketmonitoringanalysis/Pages/BA-Rate.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645200-65BF-4B8B-99A6-71F518868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10556</Words>
  <Characters>60175</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Journal Paper Format</vt:lpstr>
    </vt:vector>
  </TitlesOfParts>
  <Company>IEEE Computer Society</Company>
  <LinksUpToDate>false</LinksUpToDate>
  <CharactersWithSpaces>70590</CharactersWithSpaces>
  <SharedDoc>false</SharedDoc>
  <HLinks>
    <vt:vector size="468" baseType="variant">
      <vt:variant>
        <vt:i4>3211297</vt:i4>
      </vt:variant>
      <vt:variant>
        <vt:i4>297</vt:i4>
      </vt:variant>
      <vt:variant>
        <vt:i4>0</vt:i4>
      </vt:variant>
      <vt:variant>
        <vt:i4>5</vt:i4>
      </vt:variant>
      <vt:variant>
        <vt:lpwstr>https://github.com/schigrinov/capstone</vt:lpwstr>
      </vt:variant>
      <vt:variant>
        <vt:lpwstr/>
      </vt:variant>
      <vt:variant>
        <vt:i4>5308515</vt:i4>
      </vt:variant>
      <vt:variant>
        <vt:i4>294</vt:i4>
      </vt:variant>
      <vt:variant>
        <vt:i4>0</vt:i4>
      </vt:variant>
      <vt:variant>
        <vt:i4>5</vt:i4>
      </vt:variant>
      <vt:variant>
        <vt:lpwstr>https://www.researchgate.net/publication/222517139_A_case_study_on_using_neural_networks_to_perform_technical_forecasting_of_forex</vt:lpwstr>
      </vt:variant>
      <vt:variant>
        <vt:lpwstr/>
      </vt:variant>
      <vt:variant>
        <vt:i4>4784138</vt:i4>
      </vt:variant>
      <vt:variant>
        <vt:i4>291</vt:i4>
      </vt:variant>
      <vt:variant>
        <vt:i4>0</vt:i4>
      </vt:variant>
      <vt:variant>
        <vt:i4>5</vt:i4>
      </vt:variant>
      <vt:variant>
        <vt:lpwstr>http://williamspercentr.com/</vt:lpwstr>
      </vt:variant>
      <vt:variant>
        <vt:lpwstr/>
      </vt:variant>
      <vt:variant>
        <vt:i4>4259867</vt:i4>
      </vt:variant>
      <vt:variant>
        <vt:i4>288</vt:i4>
      </vt:variant>
      <vt:variant>
        <vt:i4>0</vt:i4>
      </vt:variant>
      <vt:variant>
        <vt:i4>5</vt:i4>
      </vt:variant>
      <vt:variant>
        <vt:lpwstr>https://www.abc.net.au/news/health/2020-04-15/coronavirus-elimination-australia-new-zealand/12150302</vt:lpwstr>
      </vt:variant>
      <vt:variant>
        <vt:lpwstr/>
      </vt:variant>
      <vt:variant>
        <vt:i4>6553635</vt:i4>
      </vt:variant>
      <vt:variant>
        <vt:i4>285</vt:i4>
      </vt:variant>
      <vt:variant>
        <vt:i4>0</vt:i4>
      </vt:variant>
      <vt:variant>
        <vt:i4>5</vt:i4>
      </vt:variant>
      <vt:variant>
        <vt:lpwstr>https://www.rbnz.govt.nz/statistics/b2</vt:lpwstr>
      </vt:variant>
      <vt:variant>
        <vt:lpwstr/>
      </vt:variant>
      <vt:variant>
        <vt:i4>6488127</vt:i4>
      </vt:variant>
      <vt:variant>
        <vt:i4>282</vt:i4>
      </vt:variant>
      <vt:variant>
        <vt:i4>0</vt:i4>
      </vt:variant>
      <vt:variant>
        <vt:i4>5</vt:i4>
      </vt:variant>
      <vt:variant>
        <vt:lpwstr>http://www.it.uu.se/edu/course/homepage/sml/lectures/Lecture6_handout.pdf</vt:lpwstr>
      </vt:variant>
      <vt:variant>
        <vt:lpwstr/>
      </vt:variant>
      <vt:variant>
        <vt:i4>196625</vt:i4>
      </vt:variant>
      <vt:variant>
        <vt:i4>279</vt:i4>
      </vt:variant>
      <vt:variant>
        <vt:i4>0</vt:i4>
      </vt:variant>
      <vt:variant>
        <vt:i4>5</vt:i4>
      </vt:variant>
      <vt:variant>
        <vt:lpwstr>https://arxiv.org/abs/1908.08036</vt:lpwstr>
      </vt:variant>
      <vt:variant>
        <vt:lpwstr/>
      </vt:variant>
      <vt:variant>
        <vt:i4>7667733</vt:i4>
      </vt:variant>
      <vt:variant>
        <vt:i4>276</vt:i4>
      </vt:variant>
      <vt:variant>
        <vt:i4>0</vt:i4>
      </vt:variant>
      <vt:variant>
        <vt:i4>5</vt:i4>
      </vt:variant>
      <vt:variant>
        <vt:lpwstr>https://web.wpi.edu/Pubs/ETD/Available/etd-050117-071501/unrestricted/ysong.pdf</vt:lpwstr>
      </vt:variant>
      <vt:variant>
        <vt:lpwstr/>
      </vt:variant>
      <vt:variant>
        <vt:i4>2752527</vt:i4>
      </vt:variant>
      <vt:variant>
        <vt:i4>273</vt:i4>
      </vt:variant>
      <vt:variant>
        <vt:i4>0</vt:i4>
      </vt:variant>
      <vt:variant>
        <vt:i4>5</vt:i4>
      </vt:variant>
      <vt:variant>
        <vt:lpwstr>http://people.stern.nyu.edu/rlevich/wp/PLT1.pdf</vt:lpwstr>
      </vt:variant>
      <vt:variant>
        <vt:lpwstr/>
      </vt:variant>
      <vt:variant>
        <vt:i4>3145790</vt:i4>
      </vt:variant>
      <vt:variant>
        <vt:i4>270</vt:i4>
      </vt:variant>
      <vt:variant>
        <vt:i4>0</vt:i4>
      </vt:variant>
      <vt:variant>
        <vt:i4>5</vt:i4>
      </vt:variant>
      <vt:variant>
        <vt:lpwstr>https://www.researchgate.net/publication/228258482_Weak-Form_Efficiency_in_Currency_Markets</vt:lpwstr>
      </vt:variant>
      <vt:variant>
        <vt:lpwstr/>
      </vt:variant>
      <vt:variant>
        <vt:i4>3145842</vt:i4>
      </vt:variant>
      <vt:variant>
        <vt:i4>267</vt:i4>
      </vt:variant>
      <vt:variant>
        <vt:i4>0</vt:i4>
      </vt:variant>
      <vt:variant>
        <vt:i4>5</vt:i4>
      </vt:variant>
      <vt:variant>
        <vt:lpwstr>https://papers.ssrn.com/sol3/papers.cfm?abstract_id=2949379</vt:lpwstr>
      </vt:variant>
      <vt:variant>
        <vt:lpwstr/>
      </vt:variant>
      <vt:variant>
        <vt:i4>7929946</vt:i4>
      </vt:variant>
      <vt:variant>
        <vt:i4>264</vt:i4>
      </vt:variant>
      <vt:variant>
        <vt:i4>0</vt:i4>
      </vt:variant>
      <vt:variant>
        <vt:i4>5</vt:i4>
      </vt:variant>
      <vt:variant>
        <vt:lpwstr>http://wwwdocs.fce.unsw.edu.au/banking/workpap/currency.pdf</vt:lpwstr>
      </vt:variant>
      <vt:variant>
        <vt:lpwstr/>
      </vt:variant>
      <vt:variant>
        <vt:i4>5570655</vt:i4>
      </vt:variant>
      <vt:variant>
        <vt:i4>261</vt:i4>
      </vt:variant>
      <vt:variant>
        <vt:i4>0</vt:i4>
      </vt:variant>
      <vt:variant>
        <vt:i4>5</vt:i4>
      </vt:variant>
      <vt:variant>
        <vt:lpwstr>https://blog.exploratory.io/introduction-to-extreme-gradient-boosting-in-exploratory-7bbec554ac7</vt:lpwstr>
      </vt:variant>
      <vt:variant>
        <vt:lpwstr/>
      </vt:variant>
      <vt:variant>
        <vt:i4>7536726</vt:i4>
      </vt:variant>
      <vt:variant>
        <vt:i4>258</vt:i4>
      </vt:variant>
      <vt:variant>
        <vt:i4>0</vt:i4>
      </vt:variant>
      <vt:variant>
        <vt:i4>5</vt:i4>
      </vt:variant>
      <vt:variant>
        <vt:lpwstr>http://research.stlouisfed.org/wp/2011/2011-001.pdf</vt:lpwstr>
      </vt:variant>
      <vt:variant>
        <vt:lpwstr/>
      </vt:variant>
      <vt:variant>
        <vt:i4>2883603</vt:i4>
      </vt:variant>
      <vt:variant>
        <vt:i4>255</vt:i4>
      </vt:variant>
      <vt:variant>
        <vt:i4>0</vt:i4>
      </vt:variant>
      <vt:variant>
        <vt:i4>5</vt:i4>
      </vt:variant>
      <vt:variant>
        <vt:lpwstr>https://www.degruyter.com/view/journals/jisys/10/3/article-p219.xml</vt:lpwstr>
      </vt:variant>
      <vt:variant>
        <vt:lpwstr/>
      </vt:variant>
      <vt:variant>
        <vt:i4>7405630</vt:i4>
      </vt:variant>
      <vt:variant>
        <vt:i4>252</vt:i4>
      </vt:variant>
      <vt:variant>
        <vt:i4>0</vt:i4>
      </vt:variant>
      <vt:variant>
        <vt:i4>5</vt:i4>
      </vt:variant>
      <vt:variant>
        <vt:lpwstr>https://www.researchgate.net/publication/339029303_Optimization_and_Testing_of_Money_Flow_Index</vt:lpwstr>
      </vt:variant>
      <vt:variant>
        <vt:lpwstr/>
      </vt:variant>
      <vt:variant>
        <vt:i4>721003</vt:i4>
      </vt:variant>
      <vt:variant>
        <vt:i4>249</vt:i4>
      </vt:variant>
      <vt:variant>
        <vt:i4>0</vt:i4>
      </vt:variant>
      <vt:variant>
        <vt:i4>5</vt:i4>
      </vt:variant>
      <vt:variant>
        <vt:lpwstr>https://developers.google.com/machine-learning/guides/text-classification</vt:lpwstr>
      </vt:variant>
      <vt:variant>
        <vt:lpwstr/>
      </vt:variant>
      <vt:variant>
        <vt:i4>5832788</vt:i4>
      </vt:variant>
      <vt:variant>
        <vt:i4>246</vt:i4>
      </vt:variant>
      <vt:variant>
        <vt:i4>0</vt:i4>
      </vt:variant>
      <vt:variant>
        <vt:i4>5</vt:i4>
      </vt:variant>
      <vt:variant>
        <vt:lpwstr>https://www.yumpu.com/en/document/read/11279567/journal-of-technical-analysis-market-technicians-association</vt:lpwstr>
      </vt:variant>
      <vt:variant>
        <vt:lpwstr/>
      </vt:variant>
      <vt:variant>
        <vt:i4>1048689</vt:i4>
      </vt:variant>
      <vt:variant>
        <vt:i4>243</vt:i4>
      </vt:variant>
      <vt:variant>
        <vt:i4>0</vt:i4>
      </vt:variant>
      <vt:variant>
        <vt:i4>5</vt:i4>
      </vt:variant>
      <vt:variant>
        <vt:lpwstr>https://www.forexfactory.com/attachment.php/1410270?attachmentid=1410270&amp;d=1397915452</vt:lpwstr>
      </vt:variant>
      <vt:variant>
        <vt:lpwstr/>
      </vt:variant>
      <vt:variant>
        <vt:i4>3604523</vt:i4>
      </vt:variant>
      <vt:variant>
        <vt:i4>240</vt:i4>
      </vt:variant>
      <vt:variant>
        <vt:i4>0</vt:i4>
      </vt:variant>
      <vt:variant>
        <vt:i4>5</vt:i4>
      </vt:variant>
      <vt:variant>
        <vt:lpwstr>https://www.analyticsvidhya.com/blog/2017/06/which-algorithm-takes-the-crown-light-gbm-vs-xgboost/</vt:lpwstr>
      </vt:variant>
      <vt:variant>
        <vt:lpwstr/>
      </vt:variant>
      <vt:variant>
        <vt:i4>6160471</vt:i4>
      </vt:variant>
      <vt:variant>
        <vt:i4>237</vt:i4>
      </vt:variant>
      <vt:variant>
        <vt:i4>0</vt:i4>
      </vt:variant>
      <vt:variant>
        <vt:i4>5</vt:i4>
      </vt:variant>
      <vt:variant>
        <vt:lpwstr>https://www.researchgate.net/publication/299287406_Evaluation_of_algorithmic_strategies_for_trading_on_foreign_exchange_market</vt:lpwstr>
      </vt:variant>
      <vt:variant>
        <vt:lpwstr/>
      </vt:variant>
      <vt:variant>
        <vt:i4>6684779</vt:i4>
      </vt:variant>
      <vt:variant>
        <vt:i4>234</vt:i4>
      </vt:variant>
      <vt:variant>
        <vt:i4>0</vt:i4>
      </vt:variant>
      <vt:variant>
        <vt:i4>5</vt:i4>
      </vt:variant>
      <vt:variant>
        <vt:lpwstr>https://www.researchgate.net/publication/43447963_System_for_foreign_exchange_trading_using_genetic_algorithms_and_reinforcement_learning</vt:lpwstr>
      </vt:variant>
      <vt:variant>
        <vt:lpwstr/>
      </vt:variant>
      <vt:variant>
        <vt:i4>5636104</vt:i4>
      </vt:variant>
      <vt:variant>
        <vt:i4>231</vt:i4>
      </vt:variant>
      <vt:variant>
        <vt:i4>0</vt:i4>
      </vt:variant>
      <vt:variant>
        <vt:i4>5</vt:i4>
      </vt:variant>
      <vt:variant>
        <vt:lpwstr>http://www.mrao.cam.ac.uk/~mph/Technical_Analysis.pdf</vt:lpwstr>
      </vt:variant>
      <vt:variant>
        <vt:lpwstr/>
      </vt:variant>
      <vt:variant>
        <vt:i4>7405607</vt:i4>
      </vt:variant>
      <vt:variant>
        <vt:i4>228</vt:i4>
      </vt:variant>
      <vt:variant>
        <vt:i4>0</vt:i4>
      </vt:variant>
      <vt:variant>
        <vt:i4>5</vt:i4>
      </vt:variant>
      <vt:variant>
        <vt:lpwstr>https://www.rba.gov.au/publications/bulletin/2018/dec/understanding-exchange-rates-and-why-they-are-important.html</vt:lpwstr>
      </vt:variant>
      <vt:variant>
        <vt:lpwstr/>
      </vt:variant>
      <vt:variant>
        <vt:i4>983087</vt:i4>
      </vt:variant>
      <vt:variant>
        <vt:i4>225</vt:i4>
      </vt:variant>
      <vt:variant>
        <vt:i4>0</vt:i4>
      </vt:variant>
      <vt:variant>
        <vt:i4>5</vt:i4>
      </vt:variant>
      <vt:variant>
        <vt:lpwstr>https://ieeexplore.ieee.org/abstract/document/6948127</vt:lpwstr>
      </vt:variant>
      <vt:variant>
        <vt:lpwstr/>
      </vt:variant>
      <vt:variant>
        <vt:i4>786509</vt:i4>
      </vt:variant>
      <vt:variant>
        <vt:i4>222</vt:i4>
      </vt:variant>
      <vt:variant>
        <vt:i4>0</vt:i4>
      </vt:variant>
      <vt:variant>
        <vt:i4>5</vt:i4>
      </vt:variant>
      <vt:variant>
        <vt:lpwstr>https://www.hindawi.com/journals/acisc/2019/8342461/</vt:lpwstr>
      </vt:variant>
      <vt:variant>
        <vt:lpwstr/>
      </vt:variant>
      <vt:variant>
        <vt:i4>2818141</vt:i4>
      </vt:variant>
      <vt:variant>
        <vt:i4>219</vt:i4>
      </vt:variant>
      <vt:variant>
        <vt:i4>0</vt:i4>
      </vt:variant>
      <vt:variant>
        <vt:i4>5</vt:i4>
      </vt:variant>
      <vt:variant>
        <vt:lpwstr>https://www.sciencedirect.com/science/article/abs/pii/S1568494618305349</vt:lpwstr>
      </vt:variant>
      <vt:variant>
        <vt:lpwstr/>
      </vt:variant>
      <vt:variant>
        <vt:i4>4653183</vt:i4>
      </vt:variant>
      <vt:variant>
        <vt:i4>216</vt:i4>
      </vt:variant>
      <vt:variant>
        <vt:i4>0</vt:i4>
      </vt:variant>
      <vt:variant>
        <vt:i4>5</vt:i4>
      </vt:variant>
      <vt:variant>
        <vt:lpwstr>https://www.researchgate.net/publication/312623592_A_STUDY_OF_THE_EURO_AND_US_DOLLAR_IN_THE_FOREIGN_EXCHANGE_MARKET_USING_TECHNICAL_ANALYSIS_TOOLS</vt:lpwstr>
      </vt:variant>
      <vt:variant>
        <vt:lpwstr/>
      </vt:variant>
      <vt:variant>
        <vt:i4>3145851</vt:i4>
      </vt:variant>
      <vt:variant>
        <vt:i4>213</vt:i4>
      </vt:variant>
      <vt:variant>
        <vt:i4>0</vt:i4>
      </vt:variant>
      <vt:variant>
        <vt:i4>5</vt:i4>
      </vt:variant>
      <vt:variant>
        <vt:lpwstr>https://papers.ssrn.com/sol3/papers.cfm?abstract_id=3337431</vt:lpwstr>
      </vt:variant>
      <vt:variant>
        <vt:lpwstr/>
      </vt:variant>
      <vt:variant>
        <vt:i4>4915325</vt:i4>
      </vt:variant>
      <vt:variant>
        <vt:i4>210</vt:i4>
      </vt:variant>
      <vt:variant>
        <vt:i4>0</vt:i4>
      </vt:variant>
      <vt:variant>
        <vt:i4>5</vt:i4>
      </vt:variant>
      <vt:variant>
        <vt:lpwstr>http://web.mit.edu/6.034/wwwbob/svm-notes-long-08.pdf</vt:lpwstr>
      </vt:variant>
      <vt:variant>
        <vt:lpwstr/>
      </vt:variant>
      <vt:variant>
        <vt:i4>327765</vt:i4>
      </vt:variant>
      <vt:variant>
        <vt:i4>207</vt:i4>
      </vt:variant>
      <vt:variant>
        <vt:i4>0</vt:i4>
      </vt:variant>
      <vt:variant>
        <vt:i4>5</vt:i4>
      </vt:variant>
      <vt:variant>
        <vt:lpwstr>http://doi.prz.edu.pl/pl/pdf/zim/358</vt:lpwstr>
      </vt:variant>
      <vt:variant>
        <vt:lpwstr/>
      </vt:variant>
      <vt:variant>
        <vt:i4>5046272</vt:i4>
      </vt:variant>
      <vt:variant>
        <vt:i4>204</vt:i4>
      </vt:variant>
      <vt:variant>
        <vt:i4>0</vt:i4>
      </vt:variant>
      <vt:variant>
        <vt:i4>5</vt:i4>
      </vt:variant>
      <vt:variant>
        <vt:lpwstr>https://www.researchgate.net/publication/303080330_Forex_trend_classification_using_machine_learning_techniques</vt:lpwstr>
      </vt:variant>
      <vt:variant>
        <vt:lpwstr/>
      </vt:variant>
      <vt:variant>
        <vt:i4>5242983</vt:i4>
      </vt:variant>
      <vt:variant>
        <vt:i4>201</vt:i4>
      </vt:variant>
      <vt:variant>
        <vt:i4>0</vt:i4>
      </vt:variant>
      <vt:variant>
        <vt:i4>5</vt:i4>
      </vt:variant>
      <vt:variant>
        <vt:lpwstr>https://www.researchgate.net/publication/283691105_An_investigation_of_the_relative_strength_index</vt:lpwstr>
      </vt:variant>
      <vt:variant>
        <vt:lpwstr/>
      </vt:variant>
      <vt:variant>
        <vt:i4>3407981</vt:i4>
      </vt:variant>
      <vt:variant>
        <vt:i4>198</vt:i4>
      </vt:variant>
      <vt:variant>
        <vt:i4>0</vt:i4>
      </vt:variant>
      <vt:variant>
        <vt:i4>5</vt:i4>
      </vt:variant>
      <vt:variant>
        <vt:lpwstr>https://fred.stlouisfed.org/series/USD3MTD156N</vt:lpwstr>
      </vt:variant>
      <vt:variant>
        <vt:lpwstr/>
      </vt:variant>
      <vt:variant>
        <vt:i4>3276907</vt:i4>
      </vt:variant>
      <vt:variant>
        <vt:i4>195</vt:i4>
      </vt:variant>
      <vt:variant>
        <vt:i4>0</vt:i4>
      </vt:variant>
      <vt:variant>
        <vt:i4>5</vt:i4>
      </vt:variant>
      <vt:variant>
        <vt:lpwstr>https://fred.stlouisfed.org/series/EUR3MTD156N</vt:lpwstr>
      </vt:variant>
      <vt:variant>
        <vt:lpwstr/>
      </vt:variant>
      <vt:variant>
        <vt:i4>1310773</vt:i4>
      </vt:variant>
      <vt:variant>
        <vt:i4>9</vt:i4>
      </vt:variant>
      <vt:variant>
        <vt:i4>0</vt:i4>
      </vt:variant>
      <vt:variant>
        <vt:i4>5</vt:i4>
      </vt:variant>
      <vt:variant>
        <vt:lpwstr>https://www.investopedia.com/terms/c/closingprice.asp</vt:lpwstr>
      </vt:variant>
      <vt:variant>
        <vt:lpwstr/>
      </vt:variant>
      <vt:variant>
        <vt:i4>4980767</vt:i4>
      </vt:variant>
      <vt:variant>
        <vt:i4>6</vt:i4>
      </vt:variant>
      <vt:variant>
        <vt:i4>0</vt:i4>
      </vt:variant>
      <vt:variant>
        <vt:i4>5</vt:i4>
      </vt:variant>
      <vt:variant>
        <vt:lpwstr>mailto:chigrinov.s.88@gmail.com</vt:lpwstr>
      </vt:variant>
      <vt:variant>
        <vt:lpwstr/>
      </vt:variant>
      <vt:variant>
        <vt:i4>1245263</vt:i4>
      </vt:variant>
      <vt:variant>
        <vt:i4>3</vt:i4>
      </vt:variant>
      <vt:variant>
        <vt:i4>0</vt:i4>
      </vt:variant>
      <vt:variant>
        <vt:i4>5</vt:i4>
      </vt:variant>
      <vt:variant>
        <vt:lpwstr>mailto:mshoalbert@gmail.com</vt:lpwstr>
      </vt:variant>
      <vt:variant>
        <vt:lpwstr/>
      </vt:variant>
      <vt:variant>
        <vt:i4>1245191</vt:i4>
      </vt:variant>
      <vt:variant>
        <vt:i4>0</vt:i4>
      </vt:variant>
      <vt:variant>
        <vt:i4>0</vt:i4>
      </vt:variant>
      <vt:variant>
        <vt:i4>5</vt:i4>
      </vt:variant>
      <vt:variant>
        <vt:lpwstr>mailto:dhruva1@stanfordalumni.org</vt:lpwstr>
      </vt:variant>
      <vt:variant>
        <vt:lpwstr/>
      </vt:variant>
      <vt:variant>
        <vt:i4>4915325</vt:i4>
      </vt:variant>
      <vt:variant>
        <vt:i4>114</vt:i4>
      </vt:variant>
      <vt:variant>
        <vt:i4>0</vt:i4>
      </vt:variant>
      <vt:variant>
        <vt:i4>5</vt:i4>
      </vt:variant>
      <vt:variant>
        <vt:lpwstr>http://web.mit.edu/6.034/wwwbob/svm-notes-long-08.pdf</vt:lpwstr>
      </vt:variant>
      <vt:variant>
        <vt:lpwstr/>
      </vt:variant>
      <vt:variant>
        <vt:i4>6094953</vt:i4>
      </vt:variant>
      <vt:variant>
        <vt:i4>111</vt:i4>
      </vt:variant>
      <vt:variant>
        <vt:i4>0</vt:i4>
      </vt:variant>
      <vt:variant>
        <vt:i4>5</vt:i4>
      </vt:variant>
      <vt:variant>
        <vt:lpwstr>https://medium.com/@namanbhandari/extratreesclassifier-8e7fc0502c7</vt:lpwstr>
      </vt:variant>
      <vt:variant>
        <vt:lpwstr/>
      </vt:variant>
      <vt:variant>
        <vt:i4>6488127</vt:i4>
      </vt:variant>
      <vt:variant>
        <vt:i4>108</vt:i4>
      </vt:variant>
      <vt:variant>
        <vt:i4>0</vt:i4>
      </vt:variant>
      <vt:variant>
        <vt:i4>5</vt:i4>
      </vt:variant>
      <vt:variant>
        <vt:lpwstr>http://www.it.uu.se/edu/course/homepage/sml/lectures/Lecture6_handout.pdf</vt:lpwstr>
      </vt:variant>
      <vt:variant>
        <vt:lpwstr/>
      </vt:variant>
      <vt:variant>
        <vt:i4>6488127</vt:i4>
      </vt:variant>
      <vt:variant>
        <vt:i4>105</vt:i4>
      </vt:variant>
      <vt:variant>
        <vt:i4>0</vt:i4>
      </vt:variant>
      <vt:variant>
        <vt:i4>5</vt:i4>
      </vt:variant>
      <vt:variant>
        <vt:lpwstr>http://www.it.uu.se/edu/course/homepage/sml/lectures/Lecture6_handout.pdf</vt:lpwstr>
      </vt:variant>
      <vt:variant>
        <vt:lpwstr/>
      </vt:variant>
      <vt:variant>
        <vt:i4>458789</vt:i4>
      </vt:variant>
      <vt:variant>
        <vt:i4>102</vt:i4>
      </vt:variant>
      <vt:variant>
        <vt:i4>0</vt:i4>
      </vt:variant>
      <vt:variant>
        <vt:i4>5</vt:i4>
      </vt:variant>
      <vt:variant>
        <vt:lpwstr>https://www.iiroc.ca/industry/marketmonitoringanalysis/Pages/BA-Rate.aspx</vt:lpwstr>
      </vt:variant>
      <vt:variant>
        <vt:lpwstr/>
      </vt:variant>
      <vt:variant>
        <vt:i4>458871</vt:i4>
      </vt:variant>
      <vt:variant>
        <vt:i4>99</vt:i4>
      </vt:variant>
      <vt:variant>
        <vt:i4>0</vt:i4>
      </vt:variant>
      <vt:variant>
        <vt:i4>5</vt:i4>
      </vt:variant>
      <vt:variant>
        <vt:lpwstr>https://www.bankofcanada.ca/rates/interest-rates/canadian-interest-rates/</vt:lpwstr>
      </vt:variant>
      <vt:variant>
        <vt:lpwstr/>
      </vt:variant>
      <vt:variant>
        <vt:i4>3276924</vt:i4>
      </vt:variant>
      <vt:variant>
        <vt:i4>96</vt:i4>
      </vt:variant>
      <vt:variant>
        <vt:i4>0</vt:i4>
      </vt:variant>
      <vt:variant>
        <vt:i4>5</vt:i4>
      </vt:variant>
      <vt:variant>
        <vt:lpwstr>https://fred.stlouisfed.org/series/GBP3MTD156N</vt:lpwstr>
      </vt:variant>
      <vt:variant>
        <vt:lpwstr/>
      </vt:variant>
      <vt:variant>
        <vt:i4>3539054</vt:i4>
      </vt:variant>
      <vt:variant>
        <vt:i4>93</vt:i4>
      </vt:variant>
      <vt:variant>
        <vt:i4>0</vt:i4>
      </vt:variant>
      <vt:variant>
        <vt:i4>5</vt:i4>
      </vt:variant>
      <vt:variant>
        <vt:lpwstr>https://fred.stlouisfed.org/series/JPY3MTD156N</vt:lpwstr>
      </vt:variant>
      <vt:variant>
        <vt:lpwstr/>
      </vt:variant>
      <vt:variant>
        <vt:i4>3407981</vt:i4>
      </vt:variant>
      <vt:variant>
        <vt:i4>90</vt:i4>
      </vt:variant>
      <vt:variant>
        <vt:i4>0</vt:i4>
      </vt:variant>
      <vt:variant>
        <vt:i4>5</vt:i4>
      </vt:variant>
      <vt:variant>
        <vt:lpwstr>https://fred.stlouisfed.org/series/USD3MTD156N</vt:lpwstr>
      </vt:variant>
      <vt:variant>
        <vt:lpwstr/>
      </vt:variant>
      <vt:variant>
        <vt:i4>6553635</vt:i4>
      </vt:variant>
      <vt:variant>
        <vt:i4>87</vt:i4>
      </vt:variant>
      <vt:variant>
        <vt:i4>0</vt:i4>
      </vt:variant>
      <vt:variant>
        <vt:i4>5</vt:i4>
      </vt:variant>
      <vt:variant>
        <vt:lpwstr>https://www.rbnz.govt.nz/statistics/b2</vt:lpwstr>
      </vt:variant>
      <vt:variant>
        <vt:lpwstr/>
      </vt:variant>
      <vt:variant>
        <vt:i4>3866636</vt:i4>
      </vt:variant>
      <vt:variant>
        <vt:i4>84</vt:i4>
      </vt:variant>
      <vt:variant>
        <vt:i4>0</vt:i4>
      </vt:variant>
      <vt:variant>
        <vt:i4>5</vt:i4>
      </vt:variant>
      <vt:variant>
        <vt:lpwstr>https://rba.gov.au/statistics/tables/</vt:lpwstr>
      </vt:variant>
      <vt:variant>
        <vt:lpwstr>interest-rates</vt:lpwstr>
      </vt:variant>
      <vt:variant>
        <vt:i4>721003</vt:i4>
      </vt:variant>
      <vt:variant>
        <vt:i4>81</vt:i4>
      </vt:variant>
      <vt:variant>
        <vt:i4>0</vt:i4>
      </vt:variant>
      <vt:variant>
        <vt:i4>5</vt:i4>
      </vt:variant>
      <vt:variant>
        <vt:lpwstr>https://developers.google.com/machine-learning/guides/text-classification</vt:lpwstr>
      </vt:variant>
      <vt:variant>
        <vt:lpwstr/>
      </vt:variant>
      <vt:variant>
        <vt:i4>786509</vt:i4>
      </vt:variant>
      <vt:variant>
        <vt:i4>78</vt:i4>
      </vt:variant>
      <vt:variant>
        <vt:i4>0</vt:i4>
      </vt:variant>
      <vt:variant>
        <vt:i4>5</vt:i4>
      </vt:variant>
      <vt:variant>
        <vt:lpwstr>https://www.hindawi.com/journals/acisc/2019/8342461/</vt:lpwstr>
      </vt:variant>
      <vt:variant>
        <vt:lpwstr/>
      </vt:variant>
      <vt:variant>
        <vt:i4>196625</vt:i4>
      </vt:variant>
      <vt:variant>
        <vt:i4>75</vt:i4>
      </vt:variant>
      <vt:variant>
        <vt:i4>0</vt:i4>
      </vt:variant>
      <vt:variant>
        <vt:i4>5</vt:i4>
      </vt:variant>
      <vt:variant>
        <vt:lpwstr>https://arxiv.org/abs/1908.08036</vt:lpwstr>
      </vt:variant>
      <vt:variant>
        <vt:lpwstr/>
      </vt:variant>
      <vt:variant>
        <vt:i4>2752611</vt:i4>
      </vt:variant>
      <vt:variant>
        <vt:i4>72</vt:i4>
      </vt:variant>
      <vt:variant>
        <vt:i4>0</vt:i4>
      </vt:variant>
      <vt:variant>
        <vt:i4>5</vt:i4>
      </vt:variant>
      <vt:variant>
        <vt:lpwstr>https://www.researchgate.net/publication/303080330_Forex_trend_classification_using_machine_learning_techniques</vt:lpwstr>
      </vt:variant>
      <vt:variant>
        <vt:lpwstr>:~:text=Foreign%20Currency%20Exchange%20market%20(Forex,trend%20is%20a%20challenging%20problem.&amp;text=This%20of%20course%20results%20in,using%20a%20single%20time%20window.</vt:lpwstr>
      </vt:variant>
      <vt:variant>
        <vt:i4>7667733</vt:i4>
      </vt:variant>
      <vt:variant>
        <vt:i4>69</vt:i4>
      </vt:variant>
      <vt:variant>
        <vt:i4>0</vt:i4>
      </vt:variant>
      <vt:variant>
        <vt:i4>5</vt:i4>
      </vt:variant>
      <vt:variant>
        <vt:lpwstr>https://web.wpi.edu/Pubs/ETD/Available/etd-050117-071501/unrestricted/ysong.pdf</vt:lpwstr>
      </vt:variant>
      <vt:variant>
        <vt:lpwstr/>
      </vt:variant>
      <vt:variant>
        <vt:i4>2818141</vt:i4>
      </vt:variant>
      <vt:variant>
        <vt:i4>66</vt:i4>
      </vt:variant>
      <vt:variant>
        <vt:i4>0</vt:i4>
      </vt:variant>
      <vt:variant>
        <vt:i4>5</vt:i4>
      </vt:variant>
      <vt:variant>
        <vt:lpwstr>https://www.sciencedirect.com/science/article/abs/pii/S1568494618305349</vt:lpwstr>
      </vt:variant>
      <vt:variant>
        <vt:lpwstr/>
      </vt:variant>
      <vt:variant>
        <vt:i4>6684779</vt:i4>
      </vt:variant>
      <vt:variant>
        <vt:i4>63</vt:i4>
      </vt:variant>
      <vt:variant>
        <vt:i4>0</vt:i4>
      </vt:variant>
      <vt:variant>
        <vt:i4>5</vt:i4>
      </vt:variant>
      <vt:variant>
        <vt:lpwstr>https://www.researchgate.net/publication/43447963_System_for_foreign_exchange_trading_using_genetic_algorithms_and_reinforcement_learning</vt:lpwstr>
      </vt:variant>
      <vt:variant>
        <vt:lpwstr/>
      </vt:variant>
      <vt:variant>
        <vt:i4>5308515</vt:i4>
      </vt:variant>
      <vt:variant>
        <vt:i4>60</vt:i4>
      </vt:variant>
      <vt:variant>
        <vt:i4>0</vt:i4>
      </vt:variant>
      <vt:variant>
        <vt:i4>5</vt:i4>
      </vt:variant>
      <vt:variant>
        <vt:lpwstr>https://www.researchgate.net/publication/222517139_A_case_study_on_using_neural_networks_to_perform_technical_forecasting_of_forex</vt:lpwstr>
      </vt:variant>
      <vt:variant>
        <vt:lpwstr/>
      </vt:variant>
      <vt:variant>
        <vt:i4>2883603</vt:i4>
      </vt:variant>
      <vt:variant>
        <vt:i4>57</vt:i4>
      </vt:variant>
      <vt:variant>
        <vt:i4>0</vt:i4>
      </vt:variant>
      <vt:variant>
        <vt:i4>5</vt:i4>
      </vt:variant>
      <vt:variant>
        <vt:lpwstr>https://www.degruyter.com/view/journals/jisys/10/3/article-p219.xml</vt:lpwstr>
      </vt:variant>
      <vt:variant>
        <vt:lpwstr/>
      </vt:variant>
      <vt:variant>
        <vt:i4>3145842</vt:i4>
      </vt:variant>
      <vt:variant>
        <vt:i4>54</vt:i4>
      </vt:variant>
      <vt:variant>
        <vt:i4>0</vt:i4>
      </vt:variant>
      <vt:variant>
        <vt:i4>5</vt:i4>
      </vt:variant>
      <vt:variant>
        <vt:lpwstr>https://papers.ssrn.com/sol3/papers.cfm?abstract_id=2949379</vt:lpwstr>
      </vt:variant>
      <vt:variant>
        <vt:lpwstr/>
      </vt:variant>
      <vt:variant>
        <vt:i4>3145851</vt:i4>
      </vt:variant>
      <vt:variant>
        <vt:i4>51</vt:i4>
      </vt:variant>
      <vt:variant>
        <vt:i4>0</vt:i4>
      </vt:variant>
      <vt:variant>
        <vt:i4>5</vt:i4>
      </vt:variant>
      <vt:variant>
        <vt:lpwstr>https://papers.ssrn.com/sol3/papers.cfm?abstract_id=3337431</vt:lpwstr>
      </vt:variant>
      <vt:variant>
        <vt:lpwstr/>
      </vt:variant>
      <vt:variant>
        <vt:i4>7405607</vt:i4>
      </vt:variant>
      <vt:variant>
        <vt:i4>48</vt:i4>
      </vt:variant>
      <vt:variant>
        <vt:i4>0</vt:i4>
      </vt:variant>
      <vt:variant>
        <vt:i4>5</vt:i4>
      </vt:variant>
      <vt:variant>
        <vt:lpwstr>https://www.rba.gov.au/publications/bulletin/2018/dec/understanding-exchange-rates-and-why-they-are-important.html</vt:lpwstr>
      </vt:variant>
      <vt:variant>
        <vt:lpwstr/>
      </vt:variant>
      <vt:variant>
        <vt:i4>6160471</vt:i4>
      </vt:variant>
      <vt:variant>
        <vt:i4>45</vt:i4>
      </vt:variant>
      <vt:variant>
        <vt:i4>0</vt:i4>
      </vt:variant>
      <vt:variant>
        <vt:i4>5</vt:i4>
      </vt:variant>
      <vt:variant>
        <vt:lpwstr>https://www.researchgate.net/publication/299287406_Evaluation_of_algorithmic_strategies_for_trading_on_foreign_exchange_market</vt:lpwstr>
      </vt:variant>
      <vt:variant>
        <vt:lpwstr/>
      </vt:variant>
      <vt:variant>
        <vt:i4>327765</vt:i4>
      </vt:variant>
      <vt:variant>
        <vt:i4>42</vt:i4>
      </vt:variant>
      <vt:variant>
        <vt:i4>0</vt:i4>
      </vt:variant>
      <vt:variant>
        <vt:i4>5</vt:i4>
      </vt:variant>
      <vt:variant>
        <vt:lpwstr>http://doi.prz.edu.pl/pl/pdf/zim/358</vt:lpwstr>
      </vt:variant>
      <vt:variant>
        <vt:lpwstr/>
      </vt:variant>
      <vt:variant>
        <vt:i4>7405630</vt:i4>
      </vt:variant>
      <vt:variant>
        <vt:i4>39</vt:i4>
      </vt:variant>
      <vt:variant>
        <vt:i4>0</vt:i4>
      </vt:variant>
      <vt:variant>
        <vt:i4>5</vt:i4>
      </vt:variant>
      <vt:variant>
        <vt:lpwstr>https://www.researchgate.net/publication/339029303_Optimization_and_Testing_of_Money_Flow_Index</vt:lpwstr>
      </vt:variant>
      <vt:variant>
        <vt:lpwstr/>
      </vt:variant>
      <vt:variant>
        <vt:i4>8257538</vt:i4>
      </vt:variant>
      <vt:variant>
        <vt:i4>36</vt:i4>
      </vt:variant>
      <vt:variant>
        <vt:i4>0</vt:i4>
      </vt:variant>
      <vt:variant>
        <vt:i4>5</vt:i4>
      </vt:variant>
      <vt:variant>
        <vt:lpwstr>http://citeseerx.ist.psu.edu/viewdoc/download?doi=10.1.1.938.1143&amp;rep=rep1&amp;type=pdf</vt:lpwstr>
      </vt:variant>
      <vt:variant>
        <vt:lpwstr/>
      </vt:variant>
      <vt:variant>
        <vt:i4>4784138</vt:i4>
      </vt:variant>
      <vt:variant>
        <vt:i4>33</vt:i4>
      </vt:variant>
      <vt:variant>
        <vt:i4>0</vt:i4>
      </vt:variant>
      <vt:variant>
        <vt:i4>5</vt:i4>
      </vt:variant>
      <vt:variant>
        <vt:lpwstr>http://williamspercentr.com/</vt:lpwstr>
      </vt:variant>
      <vt:variant>
        <vt:lpwstr/>
      </vt:variant>
      <vt:variant>
        <vt:i4>4653183</vt:i4>
      </vt:variant>
      <vt:variant>
        <vt:i4>30</vt:i4>
      </vt:variant>
      <vt:variant>
        <vt:i4>0</vt:i4>
      </vt:variant>
      <vt:variant>
        <vt:i4>5</vt:i4>
      </vt:variant>
      <vt:variant>
        <vt:lpwstr>https://www.researchgate.net/publication/312623592_A_STUDY_OF_THE_EURO_AND_US_DOLLAR_IN_THE_FOREIGN_EXCHANGE_MARKET_USING_TECHNICAL_ANALYSIS_TOOLS</vt:lpwstr>
      </vt:variant>
      <vt:variant>
        <vt:lpwstr/>
      </vt:variant>
      <vt:variant>
        <vt:i4>1048689</vt:i4>
      </vt:variant>
      <vt:variant>
        <vt:i4>27</vt:i4>
      </vt:variant>
      <vt:variant>
        <vt:i4>0</vt:i4>
      </vt:variant>
      <vt:variant>
        <vt:i4>5</vt:i4>
      </vt:variant>
      <vt:variant>
        <vt:lpwstr>https://www.forexfactory.com/attachment.php/1410270?attachmentid=1410270&amp;d=1397915452</vt:lpwstr>
      </vt:variant>
      <vt:variant>
        <vt:lpwstr/>
      </vt:variant>
      <vt:variant>
        <vt:i4>5242983</vt:i4>
      </vt:variant>
      <vt:variant>
        <vt:i4>24</vt:i4>
      </vt:variant>
      <vt:variant>
        <vt:i4>0</vt:i4>
      </vt:variant>
      <vt:variant>
        <vt:i4>5</vt:i4>
      </vt:variant>
      <vt:variant>
        <vt:lpwstr>https://www.researchgate.net/publication/283691105_An_investigation_of_the_relative_strength_index</vt:lpwstr>
      </vt:variant>
      <vt:variant>
        <vt:lpwstr/>
      </vt:variant>
      <vt:variant>
        <vt:i4>3145842</vt:i4>
      </vt:variant>
      <vt:variant>
        <vt:i4>21</vt:i4>
      </vt:variant>
      <vt:variant>
        <vt:i4>0</vt:i4>
      </vt:variant>
      <vt:variant>
        <vt:i4>5</vt:i4>
      </vt:variant>
      <vt:variant>
        <vt:lpwstr>https://papers.ssrn.com/sol3/papers.cfm?abstract_id=2949379</vt:lpwstr>
      </vt:variant>
      <vt:variant>
        <vt:lpwstr/>
      </vt:variant>
      <vt:variant>
        <vt:i4>3145790</vt:i4>
      </vt:variant>
      <vt:variant>
        <vt:i4>18</vt:i4>
      </vt:variant>
      <vt:variant>
        <vt:i4>0</vt:i4>
      </vt:variant>
      <vt:variant>
        <vt:i4>5</vt:i4>
      </vt:variant>
      <vt:variant>
        <vt:lpwstr>https://www.researchgate.net/publication/228258482_Weak-Form_Efficiency_in_Currency_Markets</vt:lpwstr>
      </vt:variant>
      <vt:variant>
        <vt:lpwstr/>
      </vt:variant>
      <vt:variant>
        <vt:i4>7929946</vt:i4>
      </vt:variant>
      <vt:variant>
        <vt:i4>15</vt:i4>
      </vt:variant>
      <vt:variant>
        <vt:i4>0</vt:i4>
      </vt:variant>
      <vt:variant>
        <vt:i4>5</vt:i4>
      </vt:variant>
      <vt:variant>
        <vt:lpwstr>http://wwwdocs.fce.unsw.edu.au/banking/workpap/currency.pdf</vt:lpwstr>
      </vt:variant>
      <vt:variant>
        <vt:lpwstr/>
      </vt:variant>
      <vt:variant>
        <vt:i4>983087</vt:i4>
      </vt:variant>
      <vt:variant>
        <vt:i4>12</vt:i4>
      </vt:variant>
      <vt:variant>
        <vt:i4>0</vt:i4>
      </vt:variant>
      <vt:variant>
        <vt:i4>5</vt:i4>
      </vt:variant>
      <vt:variant>
        <vt:lpwstr>https://ieeexplore.ieee.org/abstract/document/6948127</vt:lpwstr>
      </vt:variant>
      <vt:variant>
        <vt:lpwstr/>
      </vt:variant>
      <vt:variant>
        <vt:i4>5832788</vt:i4>
      </vt:variant>
      <vt:variant>
        <vt:i4>9</vt:i4>
      </vt:variant>
      <vt:variant>
        <vt:i4>0</vt:i4>
      </vt:variant>
      <vt:variant>
        <vt:i4>5</vt:i4>
      </vt:variant>
      <vt:variant>
        <vt:lpwstr>https://www.yumpu.com/en/document/read/11279567/journal-of-technical-analysis-market-technicians-association</vt:lpwstr>
      </vt:variant>
      <vt:variant>
        <vt:lpwstr/>
      </vt:variant>
      <vt:variant>
        <vt:i4>2752527</vt:i4>
      </vt:variant>
      <vt:variant>
        <vt:i4>6</vt:i4>
      </vt:variant>
      <vt:variant>
        <vt:i4>0</vt:i4>
      </vt:variant>
      <vt:variant>
        <vt:i4>5</vt:i4>
      </vt:variant>
      <vt:variant>
        <vt:lpwstr>http://people.stern.nyu.edu/rlevich/wp/PLT1.pdf</vt:lpwstr>
      </vt:variant>
      <vt:variant>
        <vt:lpwstr/>
      </vt:variant>
      <vt:variant>
        <vt:i4>5636104</vt:i4>
      </vt:variant>
      <vt:variant>
        <vt:i4>3</vt:i4>
      </vt:variant>
      <vt:variant>
        <vt:i4>0</vt:i4>
      </vt:variant>
      <vt:variant>
        <vt:i4>5</vt:i4>
      </vt:variant>
      <vt:variant>
        <vt:lpwstr>http://www.mrao.cam.ac.uk/~mph/Technical_Analysis.pdf</vt:lpwstr>
      </vt:variant>
      <vt:variant>
        <vt:lpwstr/>
      </vt:variant>
      <vt:variant>
        <vt:i4>7536726</vt:i4>
      </vt:variant>
      <vt:variant>
        <vt:i4>0</vt:i4>
      </vt:variant>
      <vt:variant>
        <vt:i4>0</vt:i4>
      </vt:variant>
      <vt:variant>
        <vt:i4>5</vt:i4>
      </vt:variant>
      <vt:variant>
        <vt:lpwstr>http://research.stlouisfed.org/wp/2011/2011-001.pdf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Paper Format</dc:title>
  <dc:subject/>
  <dc:creator>SERSC</dc:creator>
  <cp:keywords/>
  <cp:lastModifiedBy>Yulia Chigrinova</cp:lastModifiedBy>
  <cp:revision>4</cp:revision>
  <cp:lastPrinted>1999-11-16T12:53:00Z</cp:lastPrinted>
  <dcterms:created xsi:type="dcterms:W3CDTF">2020-07-24T23:15:00Z</dcterms:created>
  <dcterms:modified xsi:type="dcterms:W3CDTF">2020-07-24T23:18:00Z</dcterms:modified>
</cp:coreProperties>
</file>